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C75885" w14:textId="77777777" w:rsidR="00383FA8" w:rsidRDefault="00B52B9B">
      <w:pPr>
        <w:pBdr>
          <w:top w:val="none" w:sz="0" w:space="1" w:color="auto"/>
          <w:left w:val="none" w:sz="0" w:space="4" w:color="auto"/>
          <w:bottom w:val="none" w:sz="0" w:space="1" w:color="auto"/>
          <w:right w:val="none" w:sz="0" w:space="4" w:color="auto"/>
        </w:pBdr>
        <w:rPr>
          <w14:textOutline w14:w="28575" w14:cap="flat" w14:cmpd="sng" w14:algn="ctr">
            <w14:solidFill>
              <w14:schemeClr w14:val="accent1"/>
            </w14:solidFill>
            <w14:prstDash w14:val="solid"/>
            <w14:round/>
          </w14:textOutline>
        </w:rPr>
      </w:pPr>
      <w:r>
        <w:rPr>
          <w:noProof/>
        </w:rPr>
        <w:drawing>
          <wp:inline distT="0" distB="0" distL="0" distR="0" wp14:anchorId="6332DAC4" wp14:editId="30FF8352">
            <wp:extent cx="5943600" cy="845185"/>
            <wp:effectExtent l="0" t="0" r="0" b="0"/>
            <wp:docPr id="1142918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18465"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845185"/>
                    </a:xfrm>
                    <a:prstGeom prst="rect">
                      <a:avLst/>
                    </a:prstGeom>
                    <a:noFill/>
                    <a:ln>
                      <a:noFill/>
                    </a:ln>
                  </pic:spPr>
                </pic:pic>
              </a:graphicData>
            </a:graphic>
          </wp:inline>
        </w:drawing>
      </w:r>
    </w:p>
    <w:p w14:paraId="409BF4FB" w14:textId="77777777" w:rsidR="00383FA8" w:rsidRDefault="00383FA8">
      <w:pPr>
        <w:pBdr>
          <w:top w:val="none" w:sz="0" w:space="1" w:color="auto"/>
          <w:left w:val="none" w:sz="0" w:space="4" w:color="auto"/>
          <w:bottom w:val="none" w:sz="0" w:space="1" w:color="auto"/>
          <w:right w:val="none" w:sz="0" w:space="4" w:color="auto"/>
        </w:pBdr>
        <w:rPr>
          <w:b/>
          <w:bCs/>
        </w:rPr>
      </w:pPr>
    </w:p>
    <w:p w14:paraId="3A122091" w14:textId="77777777" w:rsidR="00383FA8" w:rsidRDefault="00B52B9B">
      <w:pPr>
        <w:pBdr>
          <w:top w:val="none" w:sz="0" w:space="1" w:color="auto"/>
          <w:left w:val="none" w:sz="0" w:space="4" w:color="auto"/>
          <w:bottom w:val="none" w:sz="0" w:space="1" w:color="auto"/>
          <w:right w:val="none" w:sz="0" w:space="4" w:color="auto"/>
        </w:pBdr>
        <w:jc w:val="center"/>
        <w:rPr>
          <w:rFonts w:ascii="Times New Roman" w:hAnsi="Times New Roman" w:cs="Times New Roman"/>
          <w:b/>
          <w:bCs/>
        </w:rPr>
      </w:pPr>
      <w:r>
        <w:rPr>
          <w:rFonts w:ascii="Times New Roman" w:hAnsi="Times New Roman" w:cs="Times New Roman"/>
          <w:b/>
          <w:bCs/>
        </w:rPr>
        <w:t>DEPARTMENT</w:t>
      </w:r>
      <w:r>
        <w:rPr>
          <w:rFonts w:ascii="Times New Roman" w:hAnsi="Times New Roman" w:cs="Times New Roman"/>
          <w:b/>
          <w:bCs/>
          <w:spacing w:val="-11"/>
        </w:rPr>
        <w:t xml:space="preserve"> </w:t>
      </w:r>
      <w:r>
        <w:rPr>
          <w:rFonts w:ascii="Times New Roman" w:hAnsi="Times New Roman" w:cs="Times New Roman"/>
          <w:b/>
          <w:bCs/>
        </w:rPr>
        <w:t>OF</w:t>
      </w:r>
      <w:r>
        <w:rPr>
          <w:rFonts w:ascii="Times New Roman" w:hAnsi="Times New Roman" w:cs="Times New Roman"/>
          <w:b/>
          <w:bCs/>
          <w:spacing w:val="-10"/>
        </w:rPr>
        <w:t xml:space="preserve"> </w:t>
      </w:r>
      <w:r>
        <w:rPr>
          <w:rFonts w:ascii="Times New Roman" w:hAnsi="Times New Roman" w:cs="Times New Roman"/>
          <w:b/>
          <w:bCs/>
        </w:rPr>
        <w:t>INFORMATION</w:t>
      </w:r>
      <w:r>
        <w:rPr>
          <w:rFonts w:ascii="Times New Roman" w:hAnsi="Times New Roman" w:cs="Times New Roman"/>
          <w:b/>
          <w:bCs/>
          <w:spacing w:val="-9"/>
        </w:rPr>
        <w:t xml:space="preserve"> AND </w:t>
      </w:r>
      <w:r>
        <w:rPr>
          <w:rFonts w:ascii="Times New Roman" w:hAnsi="Times New Roman" w:cs="Times New Roman"/>
          <w:b/>
          <w:bCs/>
        </w:rPr>
        <w:t>COMMUNICATION</w:t>
      </w:r>
      <w:r>
        <w:rPr>
          <w:rFonts w:ascii="Times New Roman" w:hAnsi="Times New Roman" w:cs="Times New Roman"/>
          <w:b/>
          <w:bCs/>
          <w:spacing w:val="-13"/>
        </w:rPr>
        <w:t xml:space="preserve">   </w:t>
      </w:r>
      <w:r>
        <w:rPr>
          <w:rFonts w:ascii="Times New Roman" w:hAnsi="Times New Roman" w:cs="Times New Roman"/>
          <w:b/>
          <w:bCs/>
        </w:rPr>
        <w:t xml:space="preserve">TECHNOLOGY </w:t>
      </w:r>
    </w:p>
    <w:p w14:paraId="64783D48" w14:textId="77777777" w:rsidR="00383FA8" w:rsidRDefault="00B52B9B">
      <w:pPr>
        <w:pBdr>
          <w:top w:val="none" w:sz="0" w:space="1" w:color="auto"/>
          <w:left w:val="none" w:sz="0" w:space="4" w:color="auto"/>
          <w:bottom w:val="none" w:sz="0" w:space="1" w:color="auto"/>
          <w:right w:val="none" w:sz="0" w:space="4" w:color="auto"/>
        </w:pBdr>
        <w:jc w:val="center"/>
        <w:rPr>
          <w:rFonts w:ascii="Times New Roman" w:hAnsi="Times New Roman" w:cs="Times New Roman"/>
          <w:b/>
          <w:bCs/>
        </w:rPr>
      </w:pPr>
      <w:r>
        <w:rPr>
          <w:rFonts w:ascii="Times New Roman" w:hAnsi="Times New Roman" w:cs="Times New Roman"/>
          <w:b/>
          <w:bCs/>
          <w:sz w:val="24"/>
        </w:rPr>
        <w:t>PROJECT</w:t>
      </w:r>
    </w:p>
    <w:p w14:paraId="73D3CE7E" w14:textId="77777777" w:rsidR="00383FA8" w:rsidRDefault="00B52B9B">
      <w:pPr>
        <w:pBdr>
          <w:top w:val="none" w:sz="0" w:space="1" w:color="auto"/>
          <w:left w:val="none" w:sz="0" w:space="4" w:color="auto"/>
          <w:bottom w:val="none" w:sz="0" w:space="1" w:color="auto"/>
          <w:right w:val="none" w:sz="0" w:space="4" w:color="auto"/>
        </w:pBdr>
        <w:ind w:firstLineChars="700" w:firstLine="1687"/>
        <w:jc w:val="center"/>
        <w:rPr>
          <w:b/>
          <w:bCs/>
        </w:rPr>
      </w:pPr>
      <w:r>
        <w:rPr>
          <w:b/>
          <w:bCs/>
          <w:noProof/>
          <w:sz w:val="24"/>
        </w:rPr>
        <mc:AlternateContent>
          <mc:Choice Requires="wps">
            <w:drawing>
              <wp:anchor distT="0" distB="0" distL="114300" distR="114300" simplePos="0" relativeHeight="251659264" behindDoc="0" locked="0" layoutInCell="1" allowOverlap="1" wp14:anchorId="555DACC4" wp14:editId="05B9BC17">
                <wp:simplePos x="0" y="0"/>
                <wp:positionH relativeFrom="margin">
                  <wp:align>center</wp:align>
                </wp:positionH>
                <wp:positionV relativeFrom="paragraph">
                  <wp:posOffset>16510</wp:posOffset>
                </wp:positionV>
                <wp:extent cx="3730625" cy="878205"/>
                <wp:effectExtent l="0" t="19050" r="22225" b="17145"/>
                <wp:wrapNone/>
                <wp:docPr id="3" name="Horizontal Scroll 3"/>
                <wp:cNvGraphicFramePr/>
                <a:graphic xmlns:a="http://schemas.openxmlformats.org/drawingml/2006/main">
                  <a:graphicData uri="http://schemas.microsoft.com/office/word/2010/wordprocessingShape">
                    <wps:wsp>
                      <wps:cNvSpPr/>
                      <wps:spPr>
                        <a:xfrm>
                          <a:off x="0" y="0"/>
                          <a:ext cx="3730625" cy="878205"/>
                        </a:xfrm>
                        <a:prstGeom prst="horizontalScroll">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4E9EC9D5" w14:textId="77777777" w:rsidR="006708AA" w:rsidRDefault="006708AA">
                            <w:pPr>
                              <w:jc w:val="center"/>
                              <w:rPr>
                                <w:rFonts w:ascii="Times New Roman" w:hAnsi="Times New Roman" w:cs="Times New Roman"/>
                                <w:color w:val="44546A" w:themeColor="text2"/>
                                <w:sz w:val="44"/>
                                <w:szCs w:val="44"/>
                              </w:rPr>
                            </w:pPr>
                            <w:r>
                              <w:rPr>
                                <w:rFonts w:ascii="Times New Roman" w:hAnsi="Times New Roman" w:cs="Times New Roman"/>
                                <w:color w:val="000000" w:themeColor="text1"/>
                                <w:sz w:val="44"/>
                                <w:szCs w:val="44"/>
                              </w:rPr>
                              <w:t>Internship Connect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55DACC4"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3" o:spid="_x0000_s1026" type="#_x0000_t98" style="position:absolute;left:0;text-align:left;margin-left:0;margin-top:1.3pt;width:293.75pt;height:69.1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" fillcolor="white [3212]" strokecolor="#2f5496 [2404]" strokeweight="1pt">
                <v:stroke joinstyle="miter"/>
                <v:textbox>
                  <w:txbxContent>
                    <w:p w14:paraId="4E9EC9D5" w14:textId="77777777" w:rsidR="006708AA" w:rsidRDefault="006708AA">
                      <w:pPr>
                        <w:jc w:val="center"/>
                        <w:rPr>
                          <w:rFonts w:ascii="Times New Roman" w:hAnsi="Times New Roman" w:cs="Times New Roman"/>
                          <w:color w:val="44546A" w:themeColor="text2"/>
                          <w:sz w:val="44"/>
                          <w:szCs w:val="44"/>
                        </w:rPr>
                      </w:pPr>
                      <w:r>
                        <w:rPr>
                          <w:rFonts w:ascii="Times New Roman" w:hAnsi="Times New Roman" w:cs="Times New Roman"/>
                          <w:color w:val="000000" w:themeColor="text1"/>
                          <w:sz w:val="44"/>
                          <w:szCs w:val="44"/>
                        </w:rPr>
                        <w:t>Internship Connect</w:t>
                      </w:r>
                    </w:p>
                  </w:txbxContent>
                </v:textbox>
                <w10:wrap anchorx="margin"/>
              </v:shape>
            </w:pict>
          </mc:Fallback>
        </mc:AlternateContent>
      </w:r>
    </w:p>
    <w:p w14:paraId="1FA5A1B9" w14:textId="77777777" w:rsidR="00383FA8" w:rsidRDefault="00383FA8">
      <w:pPr>
        <w:pStyle w:val="Heading2"/>
        <w:pBdr>
          <w:top w:val="none" w:sz="0" w:space="1" w:color="auto"/>
          <w:left w:val="none" w:sz="0" w:space="4" w:color="auto"/>
          <w:bottom w:val="none" w:sz="0" w:space="1" w:color="auto"/>
          <w:right w:val="none" w:sz="0" w:space="4" w:color="auto"/>
        </w:pBdr>
        <w:spacing w:line="590" w:lineRule="auto"/>
        <w:ind w:right="1639"/>
        <w:jc w:val="center"/>
      </w:pPr>
    </w:p>
    <w:p w14:paraId="303A0A0E" w14:textId="77777777" w:rsidR="00383FA8" w:rsidRDefault="00383FA8">
      <w:pPr>
        <w:pStyle w:val="Heading2"/>
        <w:pBdr>
          <w:top w:val="none" w:sz="0" w:space="1" w:color="auto"/>
          <w:left w:val="none" w:sz="0" w:space="4" w:color="auto"/>
          <w:bottom w:val="none" w:sz="0" w:space="1" w:color="auto"/>
          <w:right w:val="none" w:sz="0" w:space="4" w:color="auto"/>
        </w:pBdr>
        <w:spacing w:line="590" w:lineRule="auto"/>
        <w:ind w:right="1639"/>
        <w:jc w:val="center"/>
      </w:pPr>
    </w:p>
    <w:p w14:paraId="3DA07861" w14:textId="77777777" w:rsidR="00383FA8" w:rsidRDefault="00B52B9B">
      <w:pPr>
        <w:pBdr>
          <w:top w:val="none" w:sz="0" w:space="1" w:color="auto"/>
          <w:left w:val="none" w:sz="0" w:space="4" w:color="auto"/>
          <w:bottom w:val="none" w:sz="0" w:space="1" w:color="auto"/>
          <w:right w:val="none" w:sz="0" w:space="4" w:color="auto"/>
        </w:pBdr>
        <w:ind w:firstLineChars="150" w:firstLine="361"/>
        <w:jc w:val="center"/>
        <w:rPr>
          <w:rFonts w:ascii="Times New Roman" w:hAnsi="Times New Roman" w:cs="Times New Roman"/>
          <w:b/>
          <w:bCs/>
          <w:sz w:val="24"/>
          <w:szCs w:val="24"/>
        </w:rPr>
      </w:pPr>
      <w:r>
        <w:rPr>
          <w:rFonts w:ascii="Times New Roman" w:hAnsi="Times New Roman" w:cs="Times New Roman"/>
          <w:b/>
          <w:bCs/>
          <w:sz w:val="24"/>
          <w:szCs w:val="24"/>
        </w:rPr>
        <w:t>Submitted in partial fulfillment of the requirements for the award of</w:t>
      </w:r>
    </w:p>
    <w:p w14:paraId="5036EB0B" w14:textId="77777777" w:rsidR="00383FA8" w:rsidRDefault="00B52B9B">
      <w:pPr>
        <w:pBdr>
          <w:top w:val="none" w:sz="0" w:space="1" w:color="auto"/>
          <w:left w:val="none" w:sz="0" w:space="4" w:color="auto"/>
          <w:bottom w:val="none" w:sz="0" w:space="1" w:color="auto"/>
          <w:right w:val="none" w:sz="0" w:space="4" w:color="auto"/>
        </w:pBdr>
        <w:ind w:firstLineChars="150" w:firstLine="361"/>
        <w:jc w:val="center"/>
        <w:rPr>
          <w:rFonts w:ascii="Times New Roman" w:hAnsi="Times New Roman" w:cs="Times New Roman"/>
          <w:b/>
          <w:bCs/>
          <w:sz w:val="24"/>
          <w:szCs w:val="24"/>
        </w:rPr>
      </w:pPr>
      <w:r>
        <w:rPr>
          <w:rFonts w:ascii="Times New Roman" w:hAnsi="Times New Roman" w:cs="Times New Roman"/>
          <w:b/>
          <w:bCs/>
          <w:sz w:val="24"/>
          <w:szCs w:val="24"/>
        </w:rPr>
        <w:t>Advanced Diploma in Information and Communication Technology</w:t>
      </w:r>
    </w:p>
    <w:p w14:paraId="65E3DB9C" w14:textId="77777777" w:rsidR="00383FA8" w:rsidRDefault="00B52B9B">
      <w:pPr>
        <w:pBdr>
          <w:top w:val="none" w:sz="0" w:space="1" w:color="auto"/>
          <w:left w:val="none" w:sz="0" w:space="4" w:color="auto"/>
          <w:bottom w:val="none" w:sz="0" w:space="1" w:color="auto"/>
          <w:right w:val="none" w:sz="0" w:space="4" w:color="auto"/>
        </w:pBdr>
        <w:ind w:leftChars="300" w:left="660" w:firstLineChars="650" w:firstLine="1566"/>
        <w:jc w:val="center"/>
        <w:rPr>
          <w:rFonts w:ascii="Times New Roman" w:hAnsi="Times New Roman" w:cs="Times New Roman"/>
          <w:b/>
          <w:bCs/>
          <w:sz w:val="24"/>
          <w:szCs w:val="24"/>
        </w:rPr>
      </w:pPr>
      <w:r>
        <w:rPr>
          <w:rFonts w:ascii="Times New Roman" w:hAnsi="Times New Roman" w:cs="Times New Roman"/>
          <w:b/>
          <w:bCs/>
          <w:sz w:val="24"/>
          <w:szCs w:val="24"/>
        </w:rPr>
        <w:t xml:space="preserve">at RP </w:t>
      </w:r>
      <w:proofErr w:type="spellStart"/>
      <w:r>
        <w:rPr>
          <w:rFonts w:ascii="Times New Roman" w:hAnsi="Times New Roman" w:cs="Times New Roman"/>
          <w:b/>
          <w:bCs/>
          <w:sz w:val="24"/>
          <w:szCs w:val="24"/>
        </w:rPr>
        <w:t>Huye</w:t>
      </w:r>
      <w:proofErr w:type="spellEnd"/>
      <w:r>
        <w:rPr>
          <w:rFonts w:ascii="Times New Roman" w:hAnsi="Times New Roman" w:cs="Times New Roman"/>
          <w:b/>
          <w:bCs/>
          <w:sz w:val="24"/>
          <w:szCs w:val="24"/>
        </w:rPr>
        <w:t xml:space="preserve"> College</w:t>
      </w:r>
    </w:p>
    <w:p w14:paraId="716CEEF9" w14:textId="77777777" w:rsidR="00383FA8" w:rsidRDefault="00383FA8">
      <w:pPr>
        <w:pBdr>
          <w:top w:val="none" w:sz="0" w:space="1" w:color="auto"/>
          <w:left w:val="none" w:sz="0" w:space="4" w:color="auto"/>
          <w:bottom w:val="none" w:sz="0" w:space="1" w:color="auto"/>
          <w:right w:val="none" w:sz="0" w:space="4" w:color="auto"/>
        </w:pBdr>
        <w:jc w:val="center"/>
        <w:rPr>
          <w:rStyle w:val="Strong"/>
          <w:rFonts w:ascii="Times New Roman" w:eastAsia="SimSun" w:hAnsi="Times New Roman" w:cs="Times New Roman"/>
          <w:sz w:val="24"/>
          <w:szCs w:val="24"/>
        </w:rPr>
      </w:pPr>
    </w:p>
    <w:p w14:paraId="7B18B798" w14:textId="77777777" w:rsidR="00383FA8" w:rsidRDefault="00383FA8">
      <w:pPr>
        <w:pBdr>
          <w:top w:val="none" w:sz="0" w:space="1" w:color="auto"/>
          <w:left w:val="none" w:sz="0" w:space="4" w:color="auto"/>
          <w:bottom w:val="none" w:sz="0" w:space="1" w:color="auto"/>
          <w:right w:val="none" w:sz="0" w:space="4" w:color="auto"/>
        </w:pBdr>
        <w:jc w:val="center"/>
        <w:rPr>
          <w:rStyle w:val="Strong"/>
          <w:rFonts w:ascii="Times New Roman" w:eastAsia="SimSun" w:hAnsi="Times New Roman" w:cs="Times New Roman"/>
          <w:sz w:val="24"/>
          <w:szCs w:val="24"/>
        </w:rPr>
      </w:pPr>
    </w:p>
    <w:p w14:paraId="7E484D35" w14:textId="77777777" w:rsidR="00383FA8" w:rsidRDefault="00B52B9B">
      <w:pPr>
        <w:pBdr>
          <w:top w:val="none" w:sz="0" w:space="1" w:color="auto"/>
          <w:left w:val="none" w:sz="0" w:space="4" w:color="auto"/>
          <w:bottom w:val="none" w:sz="0" w:space="1" w:color="auto"/>
          <w:right w:val="none" w:sz="0" w:space="4" w:color="auto"/>
        </w:pBdr>
        <w:ind w:firstLineChars="100" w:firstLine="241"/>
        <w:rPr>
          <w:rFonts w:ascii="Times New Roman" w:hAnsi="Times New Roman" w:cs="Times New Roman"/>
          <w:b/>
          <w:bCs/>
          <w:sz w:val="24"/>
          <w:szCs w:val="24"/>
        </w:rPr>
      </w:pPr>
      <w:r>
        <w:rPr>
          <w:rStyle w:val="Strong"/>
          <w:rFonts w:ascii="Times New Roman" w:eastAsia="SimSun" w:hAnsi="Times New Roman" w:cs="Times New Roman"/>
          <w:sz w:val="24"/>
          <w:szCs w:val="24"/>
        </w:rPr>
        <w:t>Prepared by:</w:t>
      </w:r>
      <w:r>
        <w:rPr>
          <w:rFonts w:ascii="Times New Roman" w:eastAsia="SimSun" w:hAnsi="Times New Roman" w:cs="Times New Roman"/>
          <w:b/>
          <w:bCs/>
          <w:sz w:val="24"/>
          <w:szCs w:val="24"/>
        </w:rPr>
        <w:t xml:space="preserve">                         </w:t>
      </w:r>
      <w:r>
        <w:rPr>
          <w:rStyle w:val="Strong"/>
          <w:rFonts w:ascii="Times New Roman" w:eastAsia="SimSun" w:hAnsi="Times New Roman" w:cs="Times New Roman"/>
          <w:sz w:val="24"/>
          <w:szCs w:val="24"/>
        </w:rPr>
        <w:t>Supervised by:</w:t>
      </w:r>
      <w:r>
        <w:rPr>
          <w:rFonts w:ascii="Times New Roman" w:eastAsia="SimSun" w:hAnsi="Times New Roman" w:cs="Times New Roman"/>
          <w:b/>
          <w:bCs/>
          <w:sz w:val="24"/>
          <w:szCs w:val="24"/>
        </w:rPr>
        <w:br/>
        <w:t xml:space="preserve">    </w:t>
      </w:r>
      <w:proofErr w:type="spellStart"/>
      <w:r>
        <w:rPr>
          <w:rFonts w:ascii="Times New Roman" w:eastAsia="SimSun" w:hAnsi="Times New Roman" w:cs="Times New Roman"/>
          <w:b/>
          <w:bCs/>
          <w:sz w:val="24"/>
          <w:szCs w:val="24"/>
        </w:rPr>
        <w:t>Elysee</w:t>
      </w:r>
      <w:proofErr w:type="spellEnd"/>
      <w:r>
        <w:rPr>
          <w:rFonts w:ascii="Times New Roman" w:eastAsia="SimSun" w:hAnsi="Times New Roman" w:cs="Times New Roman"/>
          <w:b/>
          <w:bCs/>
          <w:sz w:val="24"/>
          <w:szCs w:val="24"/>
        </w:rPr>
        <w:t xml:space="preserve"> MUSABYIMANA (22R</w:t>
      </w:r>
      <w:r w:rsidR="00AD61BA">
        <w:rPr>
          <w:rFonts w:ascii="Times New Roman" w:eastAsia="SimSun" w:hAnsi="Times New Roman" w:cs="Times New Roman"/>
          <w:b/>
          <w:bCs/>
          <w:sz w:val="24"/>
          <w:szCs w:val="24"/>
        </w:rPr>
        <w:t>P04888)             NTAMBARA Et</w:t>
      </w:r>
      <w:r>
        <w:rPr>
          <w:rFonts w:ascii="Times New Roman" w:eastAsia="SimSun" w:hAnsi="Times New Roman" w:cs="Times New Roman"/>
          <w:b/>
          <w:bCs/>
          <w:sz w:val="24"/>
          <w:szCs w:val="24"/>
        </w:rPr>
        <w:t>ie</w:t>
      </w:r>
      <w:r w:rsidR="00AD61BA">
        <w:rPr>
          <w:rFonts w:ascii="Times New Roman" w:eastAsia="SimSun" w:hAnsi="Times New Roman" w:cs="Times New Roman"/>
          <w:b/>
          <w:bCs/>
          <w:sz w:val="24"/>
          <w:szCs w:val="24"/>
        </w:rPr>
        <w:t>n</w:t>
      </w:r>
      <w:r>
        <w:rPr>
          <w:rFonts w:ascii="Times New Roman" w:eastAsia="SimSun" w:hAnsi="Times New Roman" w:cs="Times New Roman"/>
          <w:b/>
          <w:bCs/>
          <w:sz w:val="24"/>
          <w:szCs w:val="24"/>
        </w:rPr>
        <w:t>ne</w:t>
      </w:r>
      <w:r>
        <w:rPr>
          <w:rFonts w:ascii="Times New Roman" w:eastAsia="SimSun" w:hAnsi="Times New Roman" w:cs="Times New Roman"/>
          <w:b/>
          <w:bCs/>
          <w:sz w:val="24"/>
          <w:szCs w:val="24"/>
        </w:rPr>
        <w:br/>
        <w:t xml:space="preserve">   NTARINDWA Jean </w:t>
      </w:r>
      <w:proofErr w:type="spellStart"/>
      <w:r>
        <w:rPr>
          <w:rFonts w:ascii="Times New Roman" w:eastAsia="SimSun" w:hAnsi="Times New Roman" w:cs="Times New Roman"/>
          <w:b/>
          <w:bCs/>
          <w:sz w:val="24"/>
          <w:szCs w:val="24"/>
        </w:rPr>
        <w:t>Deiudonne</w:t>
      </w:r>
      <w:proofErr w:type="spellEnd"/>
      <w:r>
        <w:rPr>
          <w:rFonts w:ascii="Times New Roman" w:eastAsia="SimSun" w:hAnsi="Times New Roman" w:cs="Times New Roman"/>
          <w:b/>
          <w:bCs/>
          <w:sz w:val="24"/>
          <w:szCs w:val="24"/>
        </w:rPr>
        <w:t xml:space="preserve"> (22RP05201)         NKANGURA Eric</w:t>
      </w:r>
    </w:p>
    <w:p w14:paraId="36C6E85C" w14:textId="77777777" w:rsidR="00383FA8" w:rsidRDefault="00383FA8">
      <w:pPr>
        <w:pBdr>
          <w:top w:val="none" w:sz="0" w:space="1" w:color="auto"/>
          <w:left w:val="none" w:sz="0" w:space="4" w:color="auto"/>
          <w:bottom w:val="none" w:sz="0" w:space="1" w:color="auto"/>
          <w:right w:val="none" w:sz="0" w:space="4" w:color="auto"/>
        </w:pBdr>
        <w:jc w:val="center"/>
        <w:rPr>
          <w:b/>
          <w:bCs/>
        </w:rPr>
      </w:pPr>
    </w:p>
    <w:p w14:paraId="07CCDFE0" w14:textId="77777777" w:rsidR="00383FA8" w:rsidRDefault="00383FA8">
      <w:pPr>
        <w:pBdr>
          <w:top w:val="none" w:sz="0" w:space="1" w:color="auto"/>
          <w:left w:val="none" w:sz="0" w:space="4" w:color="auto"/>
          <w:bottom w:val="none" w:sz="0" w:space="1" w:color="auto"/>
          <w:right w:val="none" w:sz="0" w:space="4" w:color="auto"/>
        </w:pBdr>
        <w:jc w:val="center"/>
        <w:rPr>
          <w:b/>
          <w:bCs/>
        </w:rPr>
      </w:pPr>
    </w:p>
    <w:p w14:paraId="59B54EAB" w14:textId="77777777" w:rsidR="00383FA8" w:rsidRDefault="00383FA8">
      <w:pPr>
        <w:pBdr>
          <w:top w:val="none" w:sz="0" w:space="1" w:color="auto"/>
          <w:left w:val="none" w:sz="0" w:space="4" w:color="auto"/>
          <w:bottom w:val="none" w:sz="0" w:space="1" w:color="auto"/>
          <w:right w:val="none" w:sz="0" w:space="4" w:color="auto"/>
        </w:pBdr>
        <w:jc w:val="center"/>
      </w:pPr>
    </w:p>
    <w:p w14:paraId="1B97DC1A" w14:textId="77777777" w:rsidR="00383FA8" w:rsidRDefault="00383FA8">
      <w:pPr>
        <w:pBdr>
          <w:top w:val="none" w:sz="0" w:space="1" w:color="auto"/>
          <w:left w:val="none" w:sz="0" w:space="4" w:color="auto"/>
          <w:bottom w:val="none" w:sz="0" w:space="1" w:color="auto"/>
          <w:right w:val="none" w:sz="0" w:space="4" w:color="auto"/>
        </w:pBdr>
        <w:jc w:val="center"/>
      </w:pPr>
    </w:p>
    <w:p w14:paraId="2BE38D17" w14:textId="77777777" w:rsidR="00383FA8" w:rsidRDefault="00383FA8">
      <w:pPr>
        <w:pBdr>
          <w:top w:val="none" w:sz="0" w:space="1" w:color="auto"/>
          <w:left w:val="none" w:sz="0" w:space="4" w:color="auto"/>
          <w:bottom w:val="none" w:sz="0" w:space="1" w:color="auto"/>
          <w:right w:val="none" w:sz="0" w:space="4" w:color="auto"/>
        </w:pBdr>
        <w:jc w:val="center"/>
      </w:pPr>
    </w:p>
    <w:p w14:paraId="53A8754F" w14:textId="77777777" w:rsidR="00383FA8" w:rsidRDefault="00383FA8">
      <w:pPr>
        <w:pBdr>
          <w:top w:val="none" w:sz="0" w:space="1" w:color="auto"/>
          <w:left w:val="none" w:sz="0" w:space="4" w:color="auto"/>
          <w:bottom w:val="none" w:sz="0" w:space="1" w:color="auto"/>
          <w:right w:val="none" w:sz="0" w:space="4" w:color="auto"/>
        </w:pBdr>
      </w:pPr>
    </w:p>
    <w:p w14:paraId="00A93C42" w14:textId="77777777" w:rsidR="00383FA8" w:rsidRDefault="00B52B9B">
      <w:pPr>
        <w:pBdr>
          <w:top w:val="none" w:sz="0" w:space="1" w:color="auto"/>
          <w:left w:val="none" w:sz="0" w:space="4" w:color="auto"/>
          <w:bottom w:val="none" w:sz="0" w:space="1" w:color="auto"/>
          <w:right w:val="none" w:sz="0" w:space="4" w:color="auto"/>
        </w:pBdr>
        <w:jc w:val="center"/>
        <w:rPr>
          <w:rFonts w:ascii="Times New Roman" w:eastAsia="Times New Roman" w:hAnsi="Times New Roman" w:cs="Times New Roman"/>
          <w:b/>
          <w:bCs/>
          <w:sz w:val="24"/>
          <w:szCs w:val="24"/>
        </w:rPr>
      </w:pPr>
      <w:r>
        <w:rPr>
          <w:rFonts w:ascii="Times New Roman" w:hAnsi="Times New Roman" w:cs="Times New Roman"/>
        </w:rPr>
        <w:t>October 2025</w:t>
      </w:r>
    </w:p>
    <w:p w14:paraId="77795A4F" w14:textId="77777777" w:rsidR="00383FA8" w:rsidRDefault="00383FA8">
      <w:pPr>
        <w:pBdr>
          <w:top w:val="none" w:sz="0" w:space="1" w:color="auto"/>
          <w:left w:val="none" w:sz="0" w:space="4"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058A7A98" w14:textId="77777777" w:rsidR="00383FA8" w:rsidRDefault="00383FA8">
      <w:pPr>
        <w:pBdr>
          <w:top w:val="none" w:sz="0" w:space="1" w:color="auto"/>
          <w:left w:val="none" w:sz="0" w:space="4"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sectPr w:rsidR="00383FA8" w:rsidSect="00AD61BA">
          <w:headerReference w:type="default" r:id="rId10"/>
          <w:footerReference w:type="default" r:id="rId11"/>
          <w:pgSz w:w="12240" w:h="15840"/>
          <w:pgMar w:top="1440" w:right="1440" w:bottom="1440" w:left="1440" w:header="720" w:footer="720" w:gutter="0"/>
          <w:pgBorders w:display="firstPage" w:offsetFrom="page">
            <w:top w:val="twistedLines1" w:sz="18" w:space="24" w:color="4472C4" w:themeColor="accent1"/>
            <w:left w:val="twistedLines1" w:sz="18" w:space="24" w:color="4472C4" w:themeColor="accent1"/>
            <w:bottom w:val="twistedLines1" w:sz="18" w:space="24" w:color="4472C4" w:themeColor="accent1"/>
            <w:right w:val="twistedLines1" w:sz="18" w:space="24" w:color="4472C4" w:themeColor="accent1"/>
          </w:pgBorders>
          <w:cols w:space="720"/>
          <w:titlePg/>
          <w:docGrid w:linePitch="360"/>
        </w:sectPr>
      </w:pPr>
    </w:p>
    <w:p w14:paraId="2C8DDBD5" w14:textId="77777777" w:rsidR="00383FA8" w:rsidRDefault="00B52B9B">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DECLARATION (A)</w:t>
      </w:r>
    </w:p>
    <w:p w14:paraId="59374036" w14:textId="77777777" w:rsidR="00383FA8" w:rsidRDefault="00B52B9B">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hereby declare that this project, </w:t>
      </w:r>
      <w:proofErr w:type="gramStart"/>
      <w:r>
        <w:rPr>
          <w:rFonts w:ascii="Times New Roman" w:eastAsia="Times New Roman" w:hAnsi="Times New Roman" w:cs="Times New Roman"/>
          <w:sz w:val="24"/>
          <w:szCs w:val="24"/>
        </w:rPr>
        <w:t xml:space="preserve">entitled  </w:t>
      </w:r>
      <w:r>
        <w:rPr>
          <w:rFonts w:ascii="Times New Roman" w:eastAsia="Times New Roman" w:hAnsi="Times New Roman" w:cs="Times New Roman"/>
          <w:b/>
          <w:bCs/>
          <w:sz w:val="24"/>
          <w:szCs w:val="24"/>
        </w:rPr>
        <w:t>Internship</w:t>
      </w:r>
      <w:proofErr w:type="gramEnd"/>
      <w:r>
        <w:rPr>
          <w:rFonts w:ascii="Times New Roman" w:eastAsia="Times New Roman" w:hAnsi="Times New Roman" w:cs="Times New Roman"/>
          <w:b/>
          <w:bCs/>
          <w:sz w:val="24"/>
          <w:szCs w:val="24"/>
        </w:rPr>
        <w:t xml:space="preserve"> Connect </w:t>
      </w:r>
      <w:r>
        <w:rPr>
          <w:rFonts w:ascii="Times New Roman" w:eastAsia="Times New Roman" w:hAnsi="Times New Roman" w:cs="Times New Roman"/>
          <w:sz w:val="24"/>
          <w:szCs w:val="24"/>
        </w:rPr>
        <w:t xml:space="preserve">submitted in partial fulfillment of the requirements for the </w:t>
      </w:r>
      <w:r>
        <w:rPr>
          <w:b/>
          <w:bCs/>
        </w:rPr>
        <w:t xml:space="preserve">Advanced Diploma in Information  and Communication Technology </w:t>
      </w:r>
      <w:r>
        <w:rPr>
          <w:rFonts w:ascii="Times New Roman" w:eastAsia="Times New Roman" w:hAnsi="Times New Roman" w:cs="Times New Roman"/>
          <w:sz w:val="24"/>
          <w:szCs w:val="24"/>
        </w:rPr>
        <w:t xml:space="preserve">at  </w:t>
      </w:r>
      <w:r>
        <w:rPr>
          <w:rFonts w:ascii="Times New Roman" w:eastAsia="Times New Roman" w:hAnsi="Times New Roman" w:cs="Times New Roman"/>
          <w:b/>
          <w:bCs/>
          <w:sz w:val="24"/>
          <w:szCs w:val="24"/>
        </w:rPr>
        <w:t xml:space="preserve">Rwanda Polytechnic  </w:t>
      </w:r>
      <w:proofErr w:type="spellStart"/>
      <w:r>
        <w:rPr>
          <w:rFonts w:ascii="Times New Roman" w:eastAsia="Times New Roman" w:hAnsi="Times New Roman" w:cs="Times New Roman"/>
          <w:b/>
          <w:bCs/>
          <w:sz w:val="24"/>
          <w:szCs w:val="24"/>
        </w:rPr>
        <w:t>Huye</w:t>
      </w:r>
      <w:proofErr w:type="spellEnd"/>
      <w:r>
        <w:rPr>
          <w:rFonts w:ascii="Times New Roman" w:eastAsia="Times New Roman" w:hAnsi="Times New Roman" w:cs="Times New Roman"/>
          <w:b/>
          <w:bCs/>
          <w:sz w:val="24"/>
          <w:szCs w:val="24"/>
        </w:rPr>
        <w:t xml:space="preserve"> College </w:t>
      </w:r>
      <w:r>
        <w:rPr>
          <w:rFonts w:ascii="Times New Roman" w:eastAsia="Times New Roman" w:hAnsi="Times New Roman" w:cs="Times New Roman"/>
          <w:sz w:val="24"/>
          <w:szCs w:val="24"/>
        </w:rPr>
        <w:t xml:space="preserve"> is our original work and has not previously been submitted elsewhere. We also declare that a complete list of references is provided, indicating all sources of information quoted or cited.</w:t>
      </w:r>
    </w:p>
    <w:p w14:paraId="37A73C8C" w14:textId="77777777" w:rsidR="00383FA8" w:rsidRDefault="00B52B9B">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Done by:</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Elysee</w:t>
      </w:r>
      <w:proofErr w:type="spellEnd"/>
      <w:r>
        <w:rPr>
          <w:rFonts w:ascii="Times New Roman" w:eastAsia="Times New Roman" w:hAnsi="Times New Roman" w:cs="Times New Roman"/>
          <w:sz w:val="24"/>
          <w:szCs w:val="24"/>
        </w:rPr>
        <w:t xml:space="preserve"> MUSABYIMANA (22RP04888) …………………………</w:t>
      </w:r>
      <w:r>
        <w:rPr>
          <w:rFonts w:ascii="Times New Roman" w:eastAsia="Times New Roman" w:hAnsi="Times New Roman" w:cs="Times New Roman"/>
          <w:sz w:val="24"/>
          <w:szCs w:val="24"/>
        </w:rPr>
        <w:br/>
        <w:t>NTARINDWA Jean Dieudonne (22RP05201) …………………………</w:t>
      </w:r>
    </w:p>
    <w:p w14:paraId="25CA940A" w14:textId="77777777" w:rsidR="00383FA8" w:rsidRDefault="00B52B9B">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DECLARATION (B)</w:t>
      </w:r>
    </w:p>
    <w:p w14:paraId="679DFA8E" w14:textId="77777777" w:rsidR="00383FA8" w:rsidRDefault="00B52B9B">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confirm that the work reported in this project was carried out by the candidates under our supervision and has been submitted with our approval as supervisors.</w:t>
      </w:r>
    </w:p>
    <w:p w14:paraId="32A1F8E5" w14:textId="77777777" w:rsidR="00383FA8" w:rsidRDefault="00B52B9B">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Supervisors:</w:t>
      </w:r>
      <w:r>
        <w:rPr>
          <w:rFonts w:ascii="Times New Roman" w:eastAsia="Times New Roman" w:hAnsi="Times New Roman" w:cs="Times New Roman"/>
          <w:sz w:val="24"/>
          <w:szCs w:val="24"/>
        </w:rPr>
        <w:br/>
        <w:t>NTAMBARA Etienne …………………………</w:t>
      </w:r>
      <w:r>
        <w:rPr>
          <w:rFonts w:ascii="Times New Roman" w:eastAsia="Times New Roman" w:hAnsi="Times New Roman" w:cs="Times New Roman"/>
          <w:sz w:val="24"/>
          <w:szCs w:val="24"/>
        </w:rPr>
        <w:br/>
      </w:r>
      <w:r>
        <w:rPr>
          <w:rFonts w:ascii="Times New Roman" w:eastAsia="SimSun" w:hAnsi="Times New Roman" w:cs="Times New Roman"/>
          <w:bCs/>
          <w:sz w:val="24"/>
          <w:szCs w:val="24"/>
        </w:rPr>
        <w:t>NKANGURA Eric</w:t>
      </w:r>
      <w:r>
        <w:rPr>
          <w:rFonts w:ascii="Times New Roman" w:eastAsia="Times New Roman" w:hAnsi="Times New Roman" w:cs="Times New Roman"/>
          <w:sz w:val="24"/>
          <w:szCs w:val="24"/>
        </w:rPr>
        <w:t xml:space="preserve"> …………………………</w:t>
      </w:r>
    </w:p>
    <w:p w14:paraId="0AD644D5" w14:textId="77777777" w:rsidR="00383FA8" w:rsidRDefault="00B52B9B">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Signature:</w:t>
      </w:r>
      <w:r>
        <w:rPr>
          <w:rFonts w:ascii="Times New Roman" w:eastAsia="Times New Roman" w:hAnsi="Times New Roman" w:cs="Times New Roman"/>
          <w:sz w:val="24"/>
          <w:szCs w:val="24"/>
        </w:rPr>
        <w:t xml:space="preserve"> ………………</w:t>
      </w:r>
    </w:p>
    <w:p w14:paraId="591B5879" w14:textId="77777777" w:rsidR="00383FA8" w:rsidRDefault="00B52B9B">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DEDICATION</w:t>
      </w:r>
    </w:p>
    <w:p w14:paraId="091E0389" w14:textId="77777777" w:rsidR="00383FA8" w:rsidRDefault="00B52B9B">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dedicate this project to the Almighty God, whose guidance and strength have been with us from the beginning through the completion of our studies at </w:t>
      </w:r>
      <w:r>
        <w:rPr>
          <w:rFonts w:ascii="Times New Roman" w:eastAsia="Times New Roman" w:hAnsi="Times New Roman" w:cs="Times New Roman"/>
          <w:b/>
          <w:bCs/>
          <w:sz w:val="24"/>
          <w:szCs w:val="24"/>
        </w:rPr>
        <w:t xml:space="preserve">RP </w:t>
      </w:r>
      <w:proofErr w:type="spellStart"/>
      <w:r>
        <w:rPr>
          <w:rFonts w:ascii="Times New Roman" w:eastAsia="Times New Roman" w:hAnsi="Times New Roman" w:cs="Times New Roman"/>
          <w:b/>
          <w:bCs/>
          <w:sz w:val="24"/>
          <w:szCs w:val="24"/>
        </w:rPr>
        <w:t>Huye</w:t>
      </w:r>
      <w:proofErr w:type="spellEnd"/>
      <w:r>
        <w:rPr>
          <w:rFonts w:ascii="Times New Roman" w:eastAsia="Times New Roman" w:hAnsi="Times New Roman" w:cs="Times New Roman"/>
          <w:b/>
          <w:bCs/>
          <w:sz w:val="24"/>
          <w:szCs w:val="24"/>
        </w:rPr>
        <w:t xml:space="preserve"> College</w:t>
      </w:r>
      <w:r>
        <w:rPr>
          <w:rFonts w:ascii="Times New Roman" w:eastAsia="Times New Roman" w:hAnsi="Times New Roman" w:cs="Times New Roman"/>
          <w:sz w:val="24"/>
          <w:szCs w:val="24"/>
        </w:rPr>
        <w:t xml:space="preserve">. We also dedicate this work to our families, friends, classmates, lecturers, and the school administration, with special gratitude to our supervisors, </w:t>
      </w:r>
      <w:r>
        <w:rPr>
          <w:rFonts w:ascii="Times New Roman" w:eastAsia="SimSun" w:hAnsi="Times New Roman" w:cs="Times New Roman"/>
          <w:bCs/>
          <w:sz w:val="24"/>
          <w:szCs w:val="24"/>
        </w:rPr>
        <w:t>NKANGURA</w:t>
      </w:r>
      <w:r>
        <w:rPr>
          <w:rFonts w:ascii="Times New Roman" w:eastAsia="Times New Roman" w:hAnsi="Times New Roman" w:cs="Times New Roman"/>
          <w:sz w:val="24"/>
          <w:szCs w:val="24"/>
        </w:rPr>
        <w:t xml:space="preserve"> Eric and NTAMBARA Etienne. May God bless all who contributed to the success of this project.</w:t>
      </w:r>
    </w:p>
    <w:p w14:paraId="5F7A4F9F"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724D7115"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1FF8292B"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0E5017E3"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31B11AF6"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72640B62"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03159B67"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6EF76800" w14:textId="77777777" w:rsidR="00383FA8" w:rsidRDefault="00B52B9B">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ACKNOWLEDGEMENT</w:t>
      </w:r>
    </w:p>
    <w:p w14:paraId="245DC0F0" w14:textId="77777777" w:rsidR="00383FA8" w:rsidRDefault="00B52B9B">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First and foremost, we sincerely thank Almighty God for giving us strength, wisdom, and patience throughout the preparation and completion of this final year project.</w:t>
      </w:r>
    </w:p>
    <w:p w14:paraId="3BBF8830" w14:textId="77777777" w:rsidR="00383FA8" w:rsidRDefault="00B52B9B">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express our profound gratitude to our supervisors, </w:t>
      </w:r>
      <w:r>
        <w:rPr>
          <w:rFonts w:ascii="Times New Roman" w:eastAsia="SimSun" w:hAnsi="Times New Roman" w:cs="Times New Roman"/>
          <w:b/>
          <w:bCs/>
          <w:sz w:val="24"/>
          <w:szCs w:val="24"/>
        </w:rPr>
        <w:t>NKANGURA</w:t>
      </w:r>
      <w:r>
        <w:rPr>
          <w:rFonts w:ascii="Times New Roman" w:eastAsia="Times New Roman" w:hAnsi="Times New Roman" w:cs="Times New Roman"/>
          <w:b/>
          <w:bCs/>
          <w:sz w:val="24"/>
          <w:szCs w:val="24"/>
        </w:rPr>
        <w:t xml:space="preserve"> Eric</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NTAMBARA</w:t>
      </w:r>
      <w:r>
        <w:rPr>
          <w:rFonts w:ascii="Times New Roman" w:eastAsia="Times New Roman" w:hAnsi="Times New Roman" w:cs="Times New Roman"/>
          <w:b/>
          <w:bCs/>
          <w:sz w:val="24"/>
          <w:szCs w:val="24"/>
        </w:rPr>
        <w:t xml:space="preserve"> Etienne</w:t>
      </w:r>
      <w:r>
        <w:rPr>
          <w:rFonts w:ascii="Times New Roman" w:eastAsia="Times New Roman" w:hAnsi="Times New Roman" w:cs="Times New Roman"/>
          <w:sz w:val="24"/>
          <w:szCs w:val="24"/>
        </w:rPr>
        <w:t>, for their continuous support, guidance, and encouragement, which were invaluable in the successful completion of this work.</w:t>
      </w:r>
    </w:p>
    <w:p w14:paraId="3DD85A7A" w14:textId="77777777" w:rsidR="00383FA8" w:rsidRDefault="00B52B9B">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also like to extend our thanks to the administration and lecturers of </w:t>
      </w:r>
      <w:r>
        <w:rPr>
          <w:rFonts w:ascii="Times New Roman" w:eastAsia="Times New Roman" w:hAnsi="Times New Roman" w:cs="Times New Roman"/>
          <w:b/>
          <w:bCs/>
          <w:sz w:val="24"/>
          <w:szCs w:val="24"/>
        </w:rPr>
        <w:t xml:space="preserve">RP </w:t>
      </w:r>
      <w:proofErr w:type="spellStart"/>
      <w:r>
        <w:rPr>
          <w:rFonts w:ascii="Times New Roman" w:eastAsia="Times New Roman" w:hAnsi="Times New Roman" w:cs="Times New Roman"/>
          <w:b/>
          <w:bCs/>
          <w:sz w:val="24"/>
          <w:szCs w:val="24"/>
        </w:rPr>
        <w:t>Huye</w:t>
      </w:r>
      <w:proofErr w:type="spellEnd"/>
      <w:r>
        <w:rPr>
          <w:rFonts w:ascii="Times New Roman" w:eastAsia="Times New Roman" w:hAnsi="Times New Roman" w:cs="Times New Roman"/>
          <w:b/>
          <w:bCs/>
          <w:sz w:val="24"/>
          <w:szCs w:val="24"/>
        </w:rPr>
        <w:t xml:space="preserve"> College</w:t>
      </w:r>
      <w:r>
        <w:rPr>
          <w:rFonts w:ascii="Times New Roman" w:eastAsia="Times New Roman" w:hAnsi="Times New Roman" w:cs="Times New Roman"/>
          <w:sz w:val="24"/>
          <w:szCs w:val="24"/>
        </w:rPr>
        <w:t>, especially the Department of Information Technology, for providing the knowledge and skills necessary to carry out this project.</w:t>
      </w:r>
    </w:p>
    <w:p w14:paraId="3013C746" w14:textId="77777777" w:rsidR="00383FA8" w:rsidRDefault="00B52B9B">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Special thanks go to our families and friends for their moral and financial support throughout our studies. Their encouragement and unwavering belief in our abilities have been a source of motivation.</w:t>
      </w:r>
    </w:p>
    <w:p w14:paraId="01D090D1" w14:textId="77777777" w:rsidR="00383FA8" w:rsidRDefault="00B52B9B">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Finally, we thank all those who contributed, directly or indirectly, to the realization of this project. May their efforts be abundantly blessed.</w:t>
      </w:r>
    </w:p>
    <w:p w14:paraId="395040DF"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p>
    <w:p w14:paraId="56D58587"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p>
    <w:p w14:paraId="587066B4"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p>
    <w:p w14:paraId="6B20FF59"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p>
    <w:p w14:paraId="6BF0F21D"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p>
    <w:p w14:paraId="15853B3F"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p>
    <w:p w14:paraId="333EAB57"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p>
    <w:p w14:paraId="063FFF14"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p>
    <w:p w14:paraId="602946E7"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p>
    <w:p w14:paraId="2A92054E"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p>
    <w:p w14:paraId="3EE23EB4"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p>
    <w:p w14:paraId="088C502B"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p>
    <w:p w14:paraId="09EC2DC2"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sz w:val="24"/>
          <w:szCs w:val="24"/>
        </w:rPr>
      </w:pPr>
    </w:p>
    <w:p w14:paraId="44A41E6E" w14:textId="77777777" w:rsidR="00383FA8" w:rsidRDefault="00B52B9B">
      <w:pPr>
        <w:pStyle w:val="Heading2"/>
        <w:spacing w:before="300" w:after="150"/>
        <w:rPr>
          <w:rFonts w:ascii="Times New Roman" w:hAnsi="Times New Roman" w:cs="Times New Roman"/>
          <w:sz w:val="31"/>
          <w:szCs w:val="31"/>
        </w:rPr>
      </w:pPr>
      <w:bookmarkStart w:id="0" w:name="_Toc211517543"/>
      <w:r>
        <w:rPr>
          <w:rStyle w:val="markdown-bold-text"/>
          <w:rFonts w:ascii="Times New Roman" w:hAnsi="Times New Roman" w:cs="Times New Roman"/>
          <w:sz w:val="31"/>
          <w:szCs w:val="31"/>
        </w:rPr>
        <w:lastRenderedPageBreak/>
        <w:t>ABSTRACT</w:t>
      </w:r>
      <w:bookmarkEnd w:id="0"/>
    </w:p>
    <w:p w14:paraId="67302937" w14:textId="77777777" w:rsidR="00383FA8" w:rsidRDefault="00B52B9B">
      <w:pPr>
        <w:pStyle w:val="BodyText"/>
        <w:pBdr>
          <w:top w:val="none" w:sz="0" w:space="1" w:color="auto"/>
          <w:left w:val="none" w:sz="0" w:space="4" w:color="auto"/>
          <w:bottom w:val="none" w:sz="0" w:space="1" w:color="auto"/>
          <w:right w:val="none" w:sz="0" w:space="4" w:color="auto"/>
        </w:pBdr>
        <w:spacing w:line="360" w:lineRule="auto"/>
      </w:pPr>
      <w:r>
        <w:rPr>
          <w:rStyle w:val="markdown-bold-text"/>
          <w:bCs/>
        </w:rPr>
        <w:t>A Comprehensive Web-Based Platform for Streamlined Internship Management and Career Development</w:t>
      </w:r>
      <w:r>
        <w:rPr>
          <w:rStyle w:val="markdown-bold-text"/>
          <w:b/>
          <w:bCs/>
        </w:rPr>
        <w:t xml:space="preserve"> </w:t>
      </w:r>
      <w:r>
        <w:t>The internship landscape in Rwanda faces significant challenges including fragmented application processes, lack of centralized oversight, poor communication between stakeholders, and limited access to verified opportunities. Traditional methods of internship management are inefficient, time-consuming, and often result in missed opportunities for students and companies alike. This project presents </w:t>
      </w:r>
      <w:r>
        <w:rPr>
          <w:rStyle w:val="markdown-bold-text"/>
          <w:b/>
          <w:bCs/>
        </w:rPr>
        <w:t>Internship Connect Rwanda</w:t>
      </w:r>
      <w:r>
        <w:t xml:space="preserve">, a comprehensive web-based platform designed to revolutionize internship management through intelligent automation, real-time communication, and data-driven insights. The platform serves as a unified ecosystem connecting four primary stakeholders: students seeking internship opportunities, educational institutions managing student career development, companies offering internship positions, and system administrators ensuring platform integrity and compliance. Students can create detailed profiles, receive AI-powered internship recommendations, and track application progress through an intuitive dashboard. Educational institutions can register and manage students in bulk, endorse applications, monitor internship progress, and generate comprehensive analytics reports. Companies can post detailed internship opportunities, manage applications through intelligent candidate ranking, and communicate directly with students and institutions. System administrators maintain platform quality through user verification, content moderation, and comprehensive oversight. </w:t>
      </w:r>
      <w:r>
        <w:rPr>
          <w:rStyle w:val="markdown-bold-text"/>
          <w:b/>
          <w:bCs/>
        </w:rPr>
        <w:t>Internship Connect Rwanda</w:t>
      </w:r>
      <w:r>
        <w:t> distinguishes itself through several innovative features: artificial intelligence-powered matching algorithms that intelligently connect students with relevant opportunities based on skills, academic background, and preferences; real-time communication via integrated messaging and notification systems; comprehensive analytics dashboards providing actionable insights for all stakeholders; automated fraud detection mechanisms ensuring platform integrity; bulk student registration capabilities for educational institutions; advanced document management with PDF handling and verification; granular role-based access control with customizable permissions; and mobile-responsive design optimized for varying connectivity conditions. The platform is built using a modern, scalable technology stack: </w:t>
      </w:r>
      <w:r>
        <w:rPr>
          <w:rStyle w:val="markdown-bold-text"/>
          <w:b/>
          <w:bCs/>
        </w:rPr>
        <w:t xml:space="preserve">React 18 with </w:t>
      </w:r>
      <w:proofErr w:type="spellStart"/>
      <w:r>
        <w:rPr>
          <w:rStyle w:val="markdown-bold-text"/>
          <w:b/>
          <w:bCs/>
        </w:rPr>
        <w:t>Vite</w:t>
      </w:r>
      <w:proofErr w:type="spellEnd"/>
      <w:r>
        <w:t> for a responsive, component-based frontend user interface; </w:t>
      </w:r>
      <w:r>
        <w:rPr>
          <w:rStyle w:val="markdown-bold-text"/>
          <w:b/>
          <w:bCs/>
        </w:rPr>
        <w:t>Node.js with Express.js</w:t>
      </w:r>
      <w:r>
        <w:t> for a robust RESTful API backend; </w:t>
      </w:r>
      <w:r>
        <w:rPr>
          <w:rStyle w:val="markdown-bold-text"/>
          <w:b/>
          <w:bCs/>
        </w:rPr>
        <w:t>MongoDB</w:t>
      </w:r>
      <w:r>
        <w:t> with Mongoose ODM for flexible, scalable data storage and management; </w:t>
      </w:r>
      <w:r>
        <w:rPr>
          <w:rStyle w:val="markdown-bold-text"/>
          <w:b/>
          <w:bCs/>
        </w:rPr>
        <w:t>Socket.IO</w:t>
      </w:r>
      <w:r>
        <w:t> for real-time WebSocket communication enabling instant notifications and messaging; </w:t>
      </w:r>
      <w:r>
        <w:rPr>
          <w:rStyle w:val="markdown-bold-text"/>
          <w:b/>
          <w:bCs/>
        </w:rPr>
        <w:t xml:space="preserve">JSON Web Tokens </w:t>
      </w:r>
      <w:r>
        <w:rPr>
          <w:rStyle w:val="markdown-bold-text"/>
          <w:b/>
          <w:bCs/>
        </w:rPr>
        <w:lastRenderedPageBreak/>
        <w:t>(JWT)</w:t>
      </w:r>
      <w:r>
        <w:t> for secure authentication and role-based access control; </w:t>
      </w:r>
      <w:proofErr w:type="spellStart"/>
      <w:r>
        <w:rPr>
          <w:rStyle w:val="markdown-bold-text"/>
          <w:b/>
          <w:bCs/>
        </w:rPr>
        <w:t>Nodemailer</w:t>
      </w:r>
      <w:proofErr w:type="spellEnd"/>
      <w:r>
        <w:t> for automated email notifications and communication; </w:t>
      </w:r>
      <w:proofErr w:type="spellStart"/>
      <w:r>
        <w:rPr>
          <w:rStyle w:val="markdown-bold-text"/>
          <w:b/>
          <w:bCs/>
        </w:rPr>
        <w:t>Multer</w:t>
      </w:r>
      <w:proofErr w:type="spellEnd"/>
      <w:r>
        <w:t> for secure file upload handling; </w:t>
      </w:r>
      <w:r>
        <w:rPr>
          <w:rStyle w:val="markdown-bold-text"/>
          <w:b/>
          <w:bCs/>
        </w:rPr>
        <w:t>XLSX</w:t>
      </w:r>
      <w:r>
        <w:t> for bulk data processing and import capabilities; and </w:t>
      </w:r>
      <w:r>
        <w:rPr>
          <w:rStyle w:val="markdown-bold-text"/>
          <w:b/>
          <w:bCs/>
        </w:rPr>
        <w:t>Docker</w:t>
      </w:r>
      <w:r>
        <w:t xml:space="preserve"> with Docker Compose for containerized deployment and scalability. The system implements enterprise-grade security features including rate limiting, input validation, data encryption, and comprehensive audit logging. </w:t>
      </w:r>
      <w:r>
        <w:rPr>
          <w:rStyle w:val="markdown-bold-text"/>
          <w:b/>
          <w:bCs/>
        </w:rPr>
        <w:t>Internship Connect Rwanda</w:t>
      </w:r>
      <w:r>
        <w:t> transforms the traditional internship ecosystem by creating a transparent, efficient, and trustworthy platform that delivers measurable value to all stakeholders. Students gain access to verified, relevant opportunities with intelligent matching and real-time progress tracking. Educational institutions can effectively manage their students' career development with comprehensive tools and analytics. Companies can efficiently identify and engage with qualified candidates through streamlined application management. System administrators maintain platform quality and compliance through robust oversight tools and automated verification processes. This project addresses critical challenges in Rwanda's educational and professional development landscape while establishing a scalable foundation for internship management that can serve as a model for similar initiatives across Africa. By integrating advanced technology with user-centered design, </w:t>
      </w:r>
      <w:r>
        <w:rPr>
          <w:rStyle w:val="markdown-bold-text"/>
          <w:b/>
          <w:bCs/>
        </w:rPr>
        <w:t>Internship Connect Rwanda</w:t>
      </w:r>
      <w:r>
        <w:t xml:space="preserve"> creates better opportunities for students, stronger collaboration between educational institutions and companies, and enhanced career readiness for Rwanda's growing workforce. The platform's comprehensive approach to internship management represents a significant advancement in educational technology, specifically designed to support Rwanda's economic development goals and educational sector growth. </w:t>
      </w:r>
      <w:r>
        <w:rPr>
          <w:rStyle w:val="markdown-bold-text"/>
          <w:b/>
          <w:bCs/>
        </w:rPr>
        <w:t>Keywords:</w:t>
      </w:r>
      <w:r>
        <w:t> Internship Management, Web Application, React.js, Node.js, MongoDB, Real-time Communication, AI Matching, Educational Technology, Rwanda</w:t>
      </w:r>
    </w:p>
    <w:p w14:paraId="3DAA1938" w14:textId="77777777" w:rsidR="00383FA8" w:rsidRDefault="00383FA8">
      <w:pPr>
        <w:pStyle w:val="BodyText"/>
        <w:pBdr>
          <w:top w:val="none" w:sz="0" w:space="1" w:color="auto"/>
          <w:left w:val="none" w:sz="0" w:space="4" w:color="auto"/>
          <w:bottom w:val="none" w:sz="0" w:space="1" w:color="auto"/>
          <w:right w:val="none" w:sz="0" w:space="4" w:color="auto"/>
        </w:pBdr>
        <w:rPr>
          <w:b/>
        </w:rPr>
      </w:pPr>
    </w:p>
    <w:p w14:paraId="419644F2" w14:textId="77777777" w:rsidR="00383FA8" w:rsidRDefault="00383FA8">
      <w:pPr>
        <w:pStyle w:val="BodyText"/>
        <w:pBdr>
          <w:top w:val="none" w:sz="0" w:space="1" w:color="auto"/>
          <w:left w:val="none" w:sz="0" w:space="4" w:color="auto"/>
          <w:bottom w:val="none" w:sz="0" w:space="1" w:color="auto"/>
          <w:right w:val="none" w:sz="0" w:space="4" w:color="auto"/>
        </w:pBdr>
        <w:rPr>
          <w:b/>
        </w:rPr>
      </w:pPr>
    </w:p>
    <w:p w14:paraId="3CDFDC52" w14:textId="77777777" w:rsidR="00383FA8" w:rsidRDefault="00383FA8">
      <w:pPr>
        <w:pStyle w:val="BodyText"/>
        <w:pBdr>
          <w:top w:val="none" w:sz="0" w:space="1" w:color="auto"/>
          <w:left w:val="none" w:sz="0" w:space="4" w:color="auto"/>
          <w:bottom w:val="none" w:sz="0" w:space="1" w:color="auto"/>
          <w:right w:val="none" w:sz="0" w:space="4" w:color="auto"/>
        </w:pBdr>
        <w:rPr>
          <w:b/>
        </w:rPr>
      </w:pPr>
    </w:p>
    <w:p w14:paraId="7313F88C" w14:textId="77777777" w:rsidR="00383FA8" w:rsidRDefault="00383FA8">
      <w:pPr>
        <w:pStyle w:val="BodyText"/>
        <w:pBdr>
          <w:top w:val="none" w:sz="0" w:space="1" w:color="auto"/>
          <w:left w:val="none" w:sz="0" w:space="4" w:color="auto"/>
          <w:bottom w:val="none" w:sz="0" w:space="1" w:color="auto"/>
          <w:right w:val="none" w:sz="0" w:space="4" w:color="auto"/>
        </w:pBdr>
        <w:rPr>
          <w:b/>
        </w:rPr>
      </w:pPr>
    </w:p>
    <w:p w14:paraId="60330CFE" w14:textId="77777777" w:rsidR="00383FA8" w:rsidRDefault="00383FA8">
      <w:pPr>
        <w:pStyle w:val="BodyText"/>
        <w:pBdr>
          <w:top w:val="none" w:sz="0" w:space="1" w:color="auto"/>
          <w:left w:val="none" w:sz="0" w:space="4" w:color="auto"/>
          <w:bottom w:val="none" w:sz="0" w:space="1" w:color="auto"/>
          <w:right w:val="none" w:sz="0" w:space="4" w:color="auto"/>
        </w:pBdr>
        <w:rPr>
          <w:b/>
        </w:rPr>
      </w:pPr>
    </w:p>
    <w:p w14:paraId="2186491D" w14:textId="77777777" w:rsidR="00383FA8" w:rsidRDefault="00383FA8">
      <w:pPr>
        <w:pStyle w:val="BodyText"/>
        <w:pBdr>
          <w:top w:val="none" w:sz="0" w:space="1" w:color="auto"/>
          <w:left w:val="none" w:sz="0" w:space="4" w:color="auto"/>
          <w:bottom w:val="none" w:sz="0" w:space="1" w:color="auto"/>
          <w:right w:val="none" w:sz="0" w:space="4" w:color="auto"/>
        </w:pBdr>
        <w:rPr>
          <w:b/>
        </w:rPr>
      </w:pPr>
    </w:p>
    <w:p w14:paraId="37AF9309" w14:textId="77777777" w:rsidR="00383FA8" w:rsidRDefault="00383FA8">
      <w:pPr>
        <w:pStyle w:val="BodyText"/>
        <w:pBdr>
          <w:top w:val="none" w:sz="0" w:space="1" w:color="auto"/>
          <w:left w:val="none" w:sz="0" w:space="4" w:color="auto"/>
          <w:bottom w:val="none" w:sz="0" w:space="1" w:color="auto"/>
          <w:right w:val="none" w:sz="0" w:space="4" w:color="auto"/>
        </w:pBdr>
        <w:rPr>
          <w:b/>
        </w:rPr>
      </w:pPr>
    </w:p>
    <w:p w14:paraId="65A88E45" w14:textId="77777777" w:rsidR="00383FA8" w:rsidRDefault="00383FA8">
      <w:pPr>
        <w:pStyle w:val="BodyText"/>
        <w:pBdr>
          <w:top w:val="none" w:sz="0" w:space="1" w:color="auto"/>
          <w:left w:val="none" w:sz="0" w:space="4" w:color="auto"/>
          <w:bottom w:val="none" w:sz="0" w:space="1" w:color="auto"/>
          <w:right w:val="none" w:sz="0" w:space="4" w:color="auto"/>
        </w:pBdr>
        <w:rPr>
          <w:b/>
        </w:rPr>
      </w:pPr>
    </w:p>
    <w:p w14:paraId="0E66CA48" w14:textId="77777777" w:rsidR="00383FA8" w:rsidRDefault="00383FA8">
      <w:pPr>
        <w:pStyle w:val="BodyText"/>
        <w:pBdr>
          <w:top w:val="none" w:sz="0" w:space="1" w:color="auto"/>
          <w:left w:val="none" w:sz="0" w:space="4" w:color="auto"/>
          <w:bottom w:val="none" w:sz="0" w:space="1" w:color="auto"/>
          <w:right w:val="none" w:sz="0" w:space="4" w:color="auto"/>
        </w:pBdr>
        <w:rPr>
          <w:b/>
        </w:rPr>
      </w:pPr>
    </w:p>
    <w:p w14:paraId="186ADE23" w14:textId="77777777" w:rsidR="00383FA8" w:rsidRDefault="00383FA8">
      <w:pPr>
        <w:pStyle w:val="BodyText"/>
        <w:pBdr>
          <w:top w:val="none" w:sz="0" w:space="1" w:color="auto"/>
          <w:left w:val="none" w:sz="0" w:space="4" w:color="auto"/>
          <w:bottom w:val="none" w:sz="0" w:space="1" w:color="auto"/>
          <w:right w:val="none" w:sz="0" w:space="4" w:color="auto"/>
        </w:pBdr>
        <w:rPr>
          <w:b/>
        </w:rPr>
      </w:pPr>
    </w:p>
    <w:p w14:paraId="56D89E1C" w14:textId="77777777" w:rsidR="00383FA8" w:rsidRDefault="00383FA8">
      <w:pPr>
        <w:pStyle w:val="BodyText"/>
        <w:pBdr>
          <w:top w:val="none" w:sz="0" w:space="1" w:color="auto"/>
          <w:left w:val="none" w:sz="0" w:space="4" w:color="auto"/>
          <w:bottom w:val="none" w:sz="0" w:space="1" w:color="auto"/>
          <w:right w:val="none" w:sz="0" w:space="4" w:color="auto"/>
        </w:pBdr>
        <w:rPr>
          <w:b/>
        </w:rPr>
      </w:pPr>
    </w:p>
    <w:p w14:paraId="4F367741" w14:textId="77777777" w:rsidR="00383FA8" w:rsidRDefault="00383FA8">
      <w:pPr>
        <w:pStyle w:val="BodyText"/>
        <w:pBdr>
          <w:top w:val="none" w:sz="0" w:space="1" w:color="auto"/>
          <w:left w:val="none" w:sz="0" w:space="4" w:color="auto"/>
          <w:bottom w:val="none" w:sz="0" w:space="1" w:color="auto"/>
          <w:right w:val="none" w:sz="0" w:space="4" w:color="auto"/>
        </w:pBdr>
        <w:rPr>
          <w:b/>
        </w:rPr>
      </w:pPr>
    </w:p>
    <w:p w14:paraId="7789E5B5" w14:textId="77777777" w:rsidR="00383FA8" w:rsidRDefault="00B52B9B">
      <w:pPr>
        <w:pStyle w:val="Heading1"/>
        <w:rPr>
          <w:rFonts w:ascii="Times New Roman" w:hAnsi="Times New Roman" w:cs="Times New Roman"/>
        </w:rPr>
      </w:pPr>
      <w:bookmarkStart w:id="1" w:name="_Toc211517544"/>
      <w:r>
        <w:rPr>
          <w:rFonts w:ascii="Times New Roman" w:hAnsi="Times New Roman" w:cs="Times New Roman"/>
        </w:rPr>
        <w:lastRenderedPageBreak/>
        <w:t>TABLE OF CONTENTS</w:t>
      </w:r>
      <w:bookmarkEnd w:id="1"/>
      <w:r>
        <w:rPr>
          <w:rFonts w:ascii="Times New Roman" w:hAnsi="Times New Roman" w:cs="Times New Roman"/>
        </w:rPr>
        <w:t xml:space="preserve">  </w:t>
      </w:r>
    </w:p>
    <w:sdt>
      <w:sdtPr>
        <w:rPr>
          <w:rFonts w:asciiTheme="minorHAnsi" w:eastAsiaTheme="minorEastAsia" w:hAnsiTheme="minorHAnsi" w:cstheme="minorBidi"/>
          <w:b/>
          <w:bCs/>
          <w:caps/>
          <w:color w:val="auto"/>
          <w:sz w:val="22"/>
          <w:szCs w:val="22"/>
        </w:rPr>
        <w:id w:val="1419442079"/>
        <w:docPartObj>
          <w:docPartGallery w:val="Table of Contents"/>
          <w:docPartUnique/>
        </w:docPartObj>
      </w:sdtPr>
      <w:sdtEndPr>
        <w:rPr>
          <w:b w:val="0"/>
          <w:bCs w:val="0"/>
          <w:caps w:val="0"/>
        </w:rPr>
      </w:sdtEndPr>
      <w:sdtContent>
        <w:p w14:paraId="003E3C94" w14:textId="77777777" w:rsidR="00383FA8" w:rsidRDefault="00B52B9B">
          <w:pPr>
            <w:pStyle w:val="TOCHeading2"/>
          </w:pPr>
          <w:r>
            <w:t>Contents</w:t>
          </w:r>
        </w:p>
        <w:p w14:paraId="6EA6BBED" w14:textId="77777777" w:rsidR="00AD61BA" w:rsidRDefault="00B52B9B">
          <w:pPr>
            <w:pStyle w:val="TOC2"/>
            <w:tabs>
              <w:tab w:val="right" w:leader="dot" w:pos="9350"/>
            </w:tabs>
            <w:rPr>
              <w:noProof/>
            </w:rPr>
          </w:pPr>
          <w:r>
            <w:fldChar w:fldCharType="begin"/>
          </w:r>
          <w:r>
            <w:instrText xml:space="preserve"> TOC \o "1-3" \h \z \u </w:instrText>
          </w:r>
          <w:r>
            <w:fldChar w:fldCharType="separate"/>
          </w:r>
          <w:hyperlink w:anchor="_Toc211517543" w:history="1">
            <w:r w:rsidR="00AD61BA" w:rsidRPr="00891FCC">
              <w:rPr>
                <w:rStyle w:val="Hyperlink"/>
                <w:rFonts w:ascii="Times New Roman" w:hAnsi="Times New Roman" w:cs="Times New Roman"/>
                <w:noProof/>
              </w:rPr>
              <w:t>ABSTRACT</w:t>
            </w:r>
            <w:r w:rsidR="00AD61BA">
              <w:rPr>
                <w:noProof/>
                <w:webHidden/>
              </w:rPr>
              <w:tab/>
            </w:r>
            <w:r w:rsidR="00AD61BA">
              <w:rPr>
                <w:noProof/>
                <w:webHidden/>
              </w:rPr>
              <w:fldChar w:fldCharType="begin"/>
            </w:r>
            <w:r w:rsidR="00AD61BA">
              <w:rPr>
                <w:noProof/>
                <w:webHidden/>
              </w:rPr>
              <w:instrText xml:space="preserve"> PAGEREF _Toc211517543 \h </w:instrText>
            </w:r>
            <w:r w:rsidR="00AD61BA">
              <w:rPr>
                <w:noProof/>
                <w:webHidden/>
              </w:rPr>
            </w:r>
            <w:r w:rsidR="00AD61BA">
              <w:rPr>
                <w:noProof/>
                <w:webHidden/>
              </w:rPr>
              <w:fldChar w:fldCharType="separate"/>
            </w:r>
            <w:r w:rsidR="00AD61BA">
              <w:rPr>
                <w:noProof/>
                <w:webHidden/>
              </w:rPr>
              <w:t>iii</w:t>
            </w:r>
            <w:r w:rsidR="00AD61BA">
              <w:rPr>
                <w:noProof/>
                <w:webHidden/>
              </w:rPr>
              <w:fldChar w:fldCharType="end"/>
            </w:r>
          </w:hyperlink>
        </w:p>
        <w:p w14:paraId="0D845BDA" w14:textId="77777777" w:rsidR="00AD61BA" w:rsidRDefault="006708AA">
          <w:pPr>
            <w:pStyle w:val="TOC1"/>
            <w:tabs>
              <w:tab w:val="right" w:leader="dot" w:pos="9350"/>
            </w:tabs>
            <w:rPr>
              <w:noProof/>
            </w:rPr>
          </w:pPr>
          <w:hyperlink w:anchor="_Toc211517544" w:history="1">
            <w:r w:rsidR="00AD61BA" w:rsidRPr="00891FCC">
              <w:rPr>
                <w:rStyle w:val="Hyperlink"/>
                <w:rFonts w:ascii="Times New Roman" w:hAnsi="Times New Roman" w:cs="Times New Roman"/>
                <w:noProof/>
              </w:rPr>
              <w:t>TABLE OF CONTENTS</w:t>
            </w:r>
            <w:r w:rsidR="00AD61BA">
              <w:rPr>
                <w:noProof/>
                <w:webHidden/>
              </w:rPr>
              <w:tab/>
            </w:r>
            <w:r w:rsidR="00AD61BA">
              <w:rPr>
                <w:noProof/>
                <w:webHidden/>
              </w:rPr>
              <w:fldChar w:fldCharType="begin"/>
            </w:r>
            <w:r w:rsidR="00AD61BA">
              <w:rPr>
                <w:noProof/>
                <w:webHidden/>
              </w:rPr>
              <w:instrText xml:space="preserve"> PAGEREF _Toc211517544 \h </w:instrText>
            </w:r>
            <w:r w:rsidR="00AD61BA">
              <w:rPr>
                <w:noProof/>
                <w:webHidden/>
              </w:rPr>
            </w:r>
            <w:r w:rsidR="00AD61BA">
              <w:rPr>
                <w:noProof/>
                <w:webHidden/>
              </w:rPr>
              <w:fldChar w:fldCharType="separate"/>
            </w:r>
            <w:r w:rsidR="00AD61BA">
              <w:rPr>
                <w:noProof/>
                <w:webHidden/>
              </w:rPr>
              <w:t>v</w:t>
            </w:r>
            <w:r w:rsidR="00AD61BA">
              <w:rPr>
                <w:noProof/>
                <w:webHidden/>
              </w:rPr>
              <w:fldChar w:fldCharType="end"/>
            </w:r>
          </w:hyperlink>
        </w:p>
        <w:p w14:paraId="29C47983" w14:textId="77777777" w:rsidR="00AD61BA" w:rsidRDefault="006708AA">
          <w:pPr>
            <w:pStyle w:val="TOC2"/>
            <w:tabs>
              <w:tab w:val="right" w:leader="dot" w:pos="9350"/>
            </w:tabs>
            <w:rPr>
              <w:noProof/>
            </w:rPr>
          </w:pPr>
          <w:hyperlink w:anchor="_Toc211517545" w:history="1">
            <w:r w:rsidR="00AD61BA" w:rsidRPr="00891FCC">
              <w:rPr>
                <w:rStyle w:val="Hyperlink"/>
                <w:rFonts w:ascii="Times New Roman" w:hAnsi="Times New Roman" w:cs="Times New Roman"/>
                <w:noProof/>
                <w:lang w:eastAsia="zh-CN" w:bidi="ar"/>
              </w:rPr>
              <w:t>LIST OF FIGURES</w:t>
            </w:r>
            <w:r w:rsidR="00AD61BA">
              <w:rPr>
                <w:noProof/>
                <w:webHidden/>
              </w:rPr>
              <w:tab/>
            </w:r>
            <w:r w:rsidR="00AD61BA">
              <w:rPr>
                <w:noProof/>
                <w:webHidden/>
              </w:rPr>
              <w:fldChar w:fldCharType="begin"/>
            </w:r>
            <w:r w:rsidR="00AD61BA">
              <w:rPr>
                <w:noProof/>
                <w:webHidden/>
              </w:rPr>
              <w:instrText xml:space="preserve"> PAGEREF _Toc211517545 \h </w:instrText>
            </w:r>
            <w:r w:rsidR="00AD61BA">
              <w:rPr>
                <w:noProof/>
                <w:webHidden/>
              </w:rPr>
            </w:r>
            <w:r w:rsidR="00AD61BA">
              <w:rPr>
                <w:noProof/>
                <w:webHidden/>
              </w:rPr>
              <w:fldChar w:fldCharType="separate"/>
            </w:r>
            <w:r w:rsidR="00AD61BA">
              <w:rPr>
                <w:noProof/>
                <w:webHidden/>
              </w:rPr>
              <w:t>ix</w:t>
            </w:r>
            <w:r w:rsidR="00AD61BA">
              <w:rPr>
                <w:noProof/>
                <w:webHidden/>
              </w:rPr>
              <w:fldChar w:fldCharType="end"/>
            </w:r>
          </w:hyperlink>
        </w:p>
        <w:p w14:paraId="71765CB8" w14:textId="77777777" w:rsidR="00AD61BA" w:rsidRDefault="006708AA">
          <w:pPr>
            <w:pStyle w:val="TOC2"/>
            <w:tabs>
              <w:tab w:val="right" w:leader="dot" w:pos="9350"/>
            </w:tabs>
            <w:rPr>
              <w:noProof/>
            </w:rPr>
          </w:pPr>
          <w:hyperlink w:anchor="_Toc211517546" w:history="1">
            <w:r w:rsidR="00AD61BA" w:rsidRPr="00891FCC">
              <w:rPr>
                <w:rStyle w:val="Hyperlink"/>
                <w:rFonts w:ascii="Times New Roman" w:hAnsi="Times New Roman" w:cs="Times New Roman"/>
                <w:noProof/>
                <w:lang w:eastAsia="zh-CN" w:bidi="ar"/>
              </w:rPr>
              <w:t>LIST OF TABLES</w:t>
            </w:r>
            <w:r w:rsidR="00AD61BA">
              <w:rPr>
                <w:noProof/>
                <w:webHidden/>
              </w:rPr>
              <w:tab/>
            </w:r>
            <w:r w:rsidR="00AD61BA">
              <w:rPr>
                <w:noProof/>
                <w:webHidden/>
              </w:rPr>
              <w:fldChar w:fldCharType="begin"/>
            </w:r>
            <w:r w:rsidR="00AD61BA">
              <w:rPr>
                <w:noProof/>
                <w:webHidden/>
              </w:rPr>
              <w:instrText xml:space="preserve"> PAGEREF _Toc211517546 \h </w:instrText>
            </w:r>
            <w:r w:rsidR="00AD61BA">
              <w:rPr>
                <w:noProof/>
                <w:webHidden/>
              </w:rPr>
            </w:r>
            <w:r w:rsidR="00AD61BA">
              <w:rPr>
                <w:noProof/>
                <w:webHidden/>
              </w:rPr>
              <w:fldChar w:fldCharType="separate"/>
            </w:r>
            <w:r w:rsidR="00AD61BA">
              <w:rPr>
                <w:noProof/>
                <w:webHidden/>
              </w:rPr>
              <w:t>ix</w:t>
            </w:r>
            <w:r w:rsidR="00AD61BA">
              <w:rPr>
                <w:noProof/>
                <w:webHidden/>
              </w:rPr>
              <w:fldChar w:fldCharType="end"/>
            </w:r>
          </w:hyperlink>
        </w:p>
        <w:p w14:paraId="64CFFFA5" w14:textId="77777777" w:rsidR="00AD61BA" w:rsidRDefault="006708AA">
          <w:pPr>
            <w:pStyle w:val="TOC2"/>
            <w:tabs>
              <w:tab w:val="right" w:leader="dot" w:pos="9350"/>
            </w:tabs>
            <w:rPr>
              <w:noProof/>
            </w:rPr>
          </w:pPr>
          <w:hyperlink w:anchor="_Toc211517547" w:history="1">
            <w:r w:rsidR="00AD61BA" w:rsidRPr="00891FCC">
              <w:rPr>
                <w:rStyle w:val="Hyperlink"/>
                <w:rFonts w:ascii="Times New Roman" w:hAnsi="Times New Roman" w:cs="Times New Roman"/>
                <w:noProof/>
              </w:rPr>
              <w:t>CHAPTER ONE: INTRODUCTION</w:t>
            </w:r>
            <w:r w:rsidR="00AD61BA">
              <w:rPr>
                <w:noProof/>
                <w:webHidden/>
              </w:rPr>
              <w:tab/>
            </w:r>
            <w:r w:rsidR="00AD61BA">
              <w:rPr>
                <w:noProof/>
                <w:webHidden/>
              </w:rPr>
              <w:fldChar w:fldCharType="begin"/>
            </w:r>
            <w:r w:rsidR="00AD61BA">
              <w:rPr>
                <w:noProof/>
                <w:webHidden/>
              </w:rPr>
              <w:instrText xml:space="preserve"> PAGEREF _Toc211517547 \h </w:instrText>
            </w:r>
            <w:r w:rsidR="00AD61BA">
              <w:rPr>
                <w:noProof/>
                <w:webHidden/>
              </w:rPr>
            </w:r>
            <w:r w:rsidR="00AD61BA">
              <w:rPr>
                <w:noProof/>
                <w:webHidden/>
              </w:rPr>
              <w:fldChar w:fldCharType="separate"/>
            </w:r>
            <w:r w:rsidR="00AD61BA">
              <w:rPr>
                <w:noProof/>
                <w:webHidden/>
              </w:rPr>
              <w:t>1</w:t>
            </w:r>
            <w:r w:rsidR="00AD61BA">
              <w:rPr>
                <w:noProof/>
                <w:webHidden/>
              </w:rPr>
              <w:fldChar w:fldCharType="end"/>
            </w:r>
          </w:hyperlink>
        </w:p>
        <w:p w14:paraId="1A8F4013" w14:textId="77777777" w:rsidR="00AD61BA" w:rsidRDefault="006708AA">
          <w:pPr>
            <w:pStyle w:val="TOC2"/>
            <w:tabs>
              <w:tab w:val="right" w:leader="dot" w:pos="9350"/>
            </w:tabs>
            <w:rPr>
              <w:noProof/>
            </w:rPr>
          </w:pPr>
          <w:hyperlink w:anchor="_Toc211517548" w:history="1">
            <w:r w:rsidR="00AD61BA" w:rsidRPr="00891FCC">
              <w:rPr>
                <w:rStyle w:val="Hyperlink"/>
                <w:rFonts w:ascii="Times New Roman" w:hAnsi="Times New Roman" w:cs="Times New Roman"/>
                <w:noProof/>
              </w:rPr>
              <w:t>1.1 INTRODUCTION</w:t>
            </w:r>
            <w:r w:rsidR="00AD61BA">
              <w:rPr>
                <w:noProof/>
                <w:webHidden/>
              </w:rPr>
              <w:tab/>
            </w:r>
            <w:r w:rsidR="00AD61BA">
              <w:rPr>
                <w:noProof/>
                <w:webHidden/>
              </w:rPr>
              <w:fldChar w:fldCharType="begin"/>
            </w:r>
            <w:r w:rsidR="00AD61BA">
              <w:rPr>
                <w:noProof/>
                <w:webHidden/>
              </w:rPr>
              <w:instrText xml:space="preserve"> PAGEREF _Toc211517548 \h </w:instrText>
            </w:r>
            <w:r w:rsidR="00AD61BA">
              <w:rPr>
                <w:noProof/>
                <w:webHidden/>
              </w:rPr>
            </w:r>
            <w:r w:rsidR="00AD61BA">
              <w:rPr>
                <w:noProof/>
                <w:webHidden/>
              </w:rPr>
              <w:fldChar w:fldCharType="separate"/>
            </w:r>
            <w:r w:rsidR="00AD61BA">
              <w:rPr>
                <w:noProof/>
                <w:webHidden/>
              </w:rPr>
              <w:t>1</w:t>
            </w:r>
            <w:r w:rsidR="00AD61BA">
              <w:rPr>
                <w:noProof/>
                <w:webHidden/>
              </w:rPr>
              <w:fldChar w:fldCharType="end"/>
            </w:r>
          </w:hyperlink>
        </w:p>
        <w:p w14:paraId="0499D84C" w14:textId="77777777" w:rsidR="00AD61BA" w:rsidRDefault="006708AA">
          <w:pPr>
            <w:pStyle w:val="TOC2"/>
            <w:tabs>
              <w:tab w:val="right" w:leader="dot" w:pos="9350"/>
            </w:tabs>
            <w:rPr>
              <w:noProof/>
            </w:rPr>
          </w:pPr>
          <w:hyperlink w:anchor="_Toc211517549" w:history="1">
            <w:r w:rsidR="00AD61BA" w:rsidRPr="00891FCC">
              <w:rPr>
                <w:rStyle w:val="Hyperlink"/>
                <w:rFonts w:ascii="Times New Roman" w:hAnsi="Times New Roman" w:cs="Times New Roman"/>
                <w:noProof/>
              </w:rPr>
              <w:t>1.2 BACKGROUND OF THE STUDY</w:t>
            </w:r>
            <w:r w:rsidR="00AD61BA">
              <w:rPr>
                <w:noProof/>
                <w:webHidden/>
              </w:rPr>
              <w:tab/>
            </w:r>
            <w:r w:rsidR="00AD61BA">
              <w:rPr>
                <w:noProof/>
                <w:webHidden/>
              </w:rPr>
              <w:fldChar w:fldCharType="begin"/>
            </w:r>
            <w:r w:rsidR="00AD61BA">
              <w:rPr>
                <w:noProof/>
                <w:webHidden/>
              </w:rPr>
              <w:instrText xml:space="preserve"> PAGEREF _Toc211517549 \h </w:instrText>
            </w:r>
            <w:r w:rsidR="00AD61BA">
              <w:rPr>
                <w:noProof/>
                <w:webHidden/>
              </w:rPr>
            </w:r>
            <w:r w:rsidR="00AD61BA">
              <w:rPr>
                <w:noProof/>
                <w:webHidden/>
              </w:rPr>
              <w:fldChar w:fldCharType="separate"/>
            </w:r>
            <w:r w:rsidR="00AD61BA">
              <w:rPr>
                <w:noProof/>
                <w:webHidden/>
              </w:rPr>
              <w:t>2</w:t>
            </w:r>
            <w:r w:rsidR="00AD61BA">
              <w:rPr>
                <w:noProof/>
                <w:webHidden/>
              </w:rPr>
              <w:fldChar w:fldCharType="end"/>
            </w:r>
          </w:hyperlink>
        </w:p>
        <w:p w14:paraId="1D0B825A" w14:textId="77777777" w:rsidR="00AD61BA" w:rsidRDefault="006708AA">
          <w:pPr>
            <w:pStyle w:val="TOC2"/>
            <w:tabs>
              <w:tab w:val="right" w:leader="dot" w:pos="9350"/>
            </w:tabs>
            <w:rPr>
              <w:noProof/>
            </w:rPr>
          </w:pPr>
          <w:hyperlink w:anchor="_Toc211517550" w:history="1">
            <w:r w:rsidR="00AD61BA" w:rsidRPr="00891FCC">
              <w:rPr>
                <w:rStyle w:val="Hyperlink"/>
                <w:rFonts w:ascii="Times New Roman" w:hAnsi="Times New Roman" w:cs="Times New Roman"/>
                <w:noProof/>
              </w:rPr>
              <w:t>1.3 STATEMENT OF THE PROBLEM</w:t>
            </w:r>
            <w:r w:rsidR="00AD61BA">
              <w:rPr>
                <w:noProof/>
                <w:webHidden/>
              </w:rPr>
              <w:tab/>
            </w:r>
            <w:r w:rsidR="00AD61BA">
              <w:rPr>
                <w:noProof/>
                <w:webHidden/>
              </w:rPr>
              <w:fldChar w:fldCharType="begin"/>
            </w:r>
            <w:r w:rsidR="00AD61BA">
              <w:rPr>
                <w:noProof/>
                <w:webHidden/>
              </w:rPr>
              <w:instrText xml:space="preserve"> PAGEREF _Toc211517550 \h </w:instrText>
            </w:r>
            <w:r w:rsidR="00AD61BA">
              <w:rPr>
                <w:noProof/>
                <w:webHidden/>
              </w:rPr>
            </w:r>
            <w:r w:rsidR="00AD61BA">
              <w:rPr>
                <w:noProof/>
                <w:webHidden/>
              </w:rPr>
              <w:fldChar w:fldCharType="separate"/>
            </w:r>
            <w:r w:rsidR="00AD61BA">
              <w:rPr>
                <w:noProof/>
                <w:webHidden/>
              </w:rPr>
              <w:t>3</w:t>
            </w:r>
            <w:r w:rsidR="00AD61BA">
              <w:rPr>
                <w:noProof/>
                <w:webHidden/>
              </w:rPr>
              <w:fldChar w:fldCharType="end"/>
            </w:r>
          </w:hyperlink>
        </w:p>
        <w:p w14:paraId="5D9466A6" w14:textId="77777777" w:rsidR="00AD61BA" w:rsidRDefault="006708AA">
          <w:pPr>
            <w:pStyle w:val="TOC2"/>
            <w:tabs>
              <w:tab w:val="right" w:leader="dot" w:pos="9350"/>
            </w:tabs>
            <w:rPr>
              <w:noProof/>
            </w:rPr>
          </w:pPr>
          <w:hyperlink w:anchor="_Toc211517551" w:history="1">
            <w:r w:rsidR="00AD61BA" w:rsidRPr="00891FCC">
              <w:rPr>
                <w:rStyle w:val="Hyperlink"/>
                <w:rFonts w:ascii="Times New Roman" w:hAnsi="Times New Roman" w:cs="Times New Roman"/>
                <w:noProof/>
              </w:rPr>
              <w:t>1.4. PROPOSED SOLUTIONS</w:t>
            </w:r>
            <w:r w:rsidR="00AD61BA">
              <w:rPr>
                <w:noProof/>
                <w:webHidden/>
              </w:rPr>
              <w:tab/>
            </w:r>
            <w:r w:rsidR="00AD61BA">
              <w:rPr>
                <w:noProof/>
                <w:webHidden/>
              </w:rPr>
              <w:fldChar w:fldCharType="begin"/>
            </w:r>
            <w:r w:rsidR="00AD61BA">
              <w:rPr>
                <w:noProof/>
                <w:webHidden/>
              </w:rPr>
              <w:instrText xml:space="preserve"> PAGEREF _Toc211517551 \h </w:instrText>
            </w:r>
            <w:r w:rsidR="00AD61BA">
              <w:rPr>
                <w:noProof/>
                <w:webHidden/>
              </w:rPr>
            </w:r>
            <w:r w:rsidR="00AD61BA">
              <w:rPr>
                <w:noProof/>
                <w:webHidden/>
              </w:rPr>
              <w:fldChar w:fldCharType="separate"/>
            </w:r>
            <w:r w:rsidR="00AD61BA">
              <w:rPr>
                <w:noProof/>
                <w:webHidden/>
              </w:rPr>
              <w:t>4</w:t>
            </w:r>
            <w:r w:rsidR="00AD61BA">
              <w:rPr>
                <w:noProof/>
                <w:webHidden/>
              </w:rPr>
              <w:fldChar w:fldCharType="end"/>
            </w:r>
          </w:hyperlink>
        </w:p>
        <w:p w14:paraId="2132D1BD" w14:textId="77777777" w:rsidR="00AD61BA" w:rsidRDefault="006708AA">
          <w:pPr>
            <w:pStyle w:val="TOC2"/>
            <w:tabs>
              <w:tab w:val="right" w:leader="dot" w:pos="9350"/>
            </w:tabs>
            <w:rPr>
              <w:noProof/>
            </w:rPr>
          </w:pPr>
          <w:hyperlink w:anchor="_Toc211517552" w:history="1">
            <w:r w:rsidR="00AD61BA" w:rsidRPr="00891FCC">
              <w:rPr>
                <w:rStyle w:val="Hyperlink"/>
                <w:rFonts w:ascii="Times New Roman" w:hAnsi="Times New Roman" w:cs="Times New Roman"/>
                <w:noProof/>
              </w:rPr>
              <w:t>1.5 PURPOSE OF THE STUDY</w:t>
            </w:r>
            <w:r w:rsidR="00AD61BA">
              <w:rPr>
                <w:noProof/>
                <w:webHidden/>
              </w:rPr>
              <w:tab/>
            </w:r>
            <w:r w:rsidR="00AD61BA">
              <w:rPr>
                <w:noProof/>
                <w:webHidden/>
              </w:rPr>
              <w:fldChar w:fldCharType="begin"/>
            </w:r>
            <w:r w:rsidR="00AD61BA">
              <w:rPr>
                <w:noProof/>
                <w:webHidden/>
              </w:rPr>
              <w:instrText xml:space="preserve"> PAGEREF _Toc211517552 \h </w:instrText>
            </w:r>
            <w:r w:rsidR="00AD61BA">
              <w:rPr>
                <w:noProof/>
                <w:webHidden/>
              </w:rPr>
            </w:r>
            <w:r w:rsidR="00AD61BA">
              <w:rPr>
                <w:noProof/>
                <w:webHidden/>
              </w:rPr>
              <w:fldChar w:fldCharType="separate"/>
            </w:r>
            <w:r w:rsidR="00AD61BA">
              <w:rPr>
                <w:noProof/>
                <w:webHidden/>
              </w:rPr>
              <w:t>5</w:t>
            </w:r>
            <w:r w:rsidR="00AD61BA">
              <w:rPr>
                <w:noProof/>
                <w:webHidden/>
              </w:rPr>
              <w:fldChar w:fldCharType="end"/>
            </w:r>
          </w:hyperlink>
        </w:p>
        <w:p w14:paraId="35A4F48F" w14:textId="77777777" w:rsidR="00AD61BA" w:rsidRDefault="006708AA">
          <w:pPr>
            <w:pStyle w:val="TOC2"/>
            <w:tabs>
              <w:tab w:val="right" w:leader="dot" w:pos="9350"/>
            </w:tabs>
            <w:rPr>
              <w:noProof/>
            </w:rPr>
          </w:pPr>
          <w:hyperlink w:anchor="_Toc211517553" w:history="1">
            <w:r w:rsidR="00AD61BA" w:rsidRPr="00891FCC">
              <w:rPr>
                <w:rStyle w:val="Hyperlink"/>
                <w:rFonts w:ascii="Times New Roman" w:hAnsi="Times New Roman" w:cs="Times New Roman"/>
                <w:noProof/>
              </w:rPr>
              <w:t>1.6 PROJECT OBJECTIVES</w:t>
            </w:r>
            <w:r w:rsidR="00AD61BA">
              <w:rPr>
                <w:noProof/>
                <w:webHidden/>
              </w:rPr>
              <w:tab/>
            </w:r>
            <w:r w:rsidR="00AD61BA">
              <w:rPr>
                <w:noProof/>
                <w:webHidden/>
              </w:rPr>
              <w:fldChar w:fldCharType="begin"/>
            </w:r>
            <w:r w:rsidR="00AD61BA">
              <w:rPr>
                <w:noProof/>
                <w:webHidden/>
              </w:rPr>
              <w:instrText xml:space="preserve"> PAGEREF _Toc211517553 \h </w:instrText>
            </w:r>
            <w:r w:rsidR="00AD61BA">
              <w:rPr>
                <w:noProof/>
                <w:webHidden/>
              </w:rPr>
            </w:r>
            <w:r w:rsidR="00AD61BA">
              <w:rPr>
                <w:noProof/>
                <w:webHidden/>
              </w:rPr>
              <w:fldChar w:fldCharType="separate"/>
            </w:r>
            <w:r w:rsidR="00AD61BA">
              <w:rPr>
                <w:noProof/>
                <w:webHidden/>
              </w:rPr>
              <w:t>6</w:t>
            </w:r>
            <w:r w:rsidR="00AD61BA">
              <w:rPr>
                <w:noProof/>
                <w:webHidden/>
              </w:rPr>
              <w:fldChar w:fldCharType="end"/>
            </w:r>
          </w:hyperlink>
        </w:p>
        <w:p w14:paraId="1446F4EF" w14:textId="77777777" w:rsidR="00AD61BA" w:rsidRDefault="006708AA">
          <w:pPr>
            <w:pStyle w:val="TOC3"/>
            <w:tabs>
              <w:tab w:val="right" w:leader="dot" w:pos="9350"/>
            </w:tabs>
            <w:rPr>
              <w:noProof/>
            </w:rPr>
          </w:pPr>
          <w:hyperlink w:anchor="_Toc211517554" w:history="1">
            <w:r w:rsidR="00AD61BA" w:rsidRPr="00891FCC">
              <w:rPr>
                <w:rStyle w:val="Hyperlink"/>
                <w:rFonts w:ascii="Times New Roman" w:hAnsi="Times New Roman" w:cs="Times New Roman"/>
                <w:noProof/>
              </w:rPr>
              <w:t>1.6.1 General Objective</w:t>
            </w:r>
            <w:r w:rsidR="00AD61BA">
              <w:rPr>
                <w:noProof/>
                <w:webHidden/>
              </w:rPr>
              <w:tab/>
            </w:r>
            <w:r w:rsidR="00AD61BA">
              <w:rPr>
                <w:noProof/>
                <w:webHidden/>
              </w:rPr>
              <w:fldChar w:fldCharType="begin"/>
            </w:r>
            <w:r w:rsidR="00AD61BA">
              <w:rPr>
                <w:noProof/>
                <w:webHidden/>
              </w:rPr>
              <w:instrText xml:space="preserve"> PAGEREF _Toc211517554 \h </w:instrText>
            </w:r>
            <w:r w:rsidR="00AD61BA">
              <w:rPr>
                <w:noProof/>
                <w:webHidden/>
              </w:rPr>
            </w:r>
            <w:r w:rsidR="00AD61BA">
              <w:rPr>
                <w:noProof/>
                <w:webHidden/>
              </w:rPr>
              <w:fldChar w:fldCharType="separate"/>
            </w:r>
            <w:r w:rsidR="00AD61BA">
              <w:rPr>
                <w:noProof/>
                <w:webHidden/>
              </w:rPr>
              <w:t>6</w:t>
            </w:r>
            <w:r w:rsidR="00AD61BA">
              <w:rPr>
                <w:noProof/>
                <w:webHidden/>
              </w:rPr>
              <w:fldChar w:fldCharType="end"/>
            </w:r>
          </w:hyperlink>
        </w:p>
        <w:p w14:paraId="012F2648" w14:textId="77777777" w:rsidR="00AD61BA" w:rsidRDefault="006708AA">
          <w:pPr>
            <w:pStyle w:val="TOC3"/>
            <w:tabs>
              <w:tab w:val="right" w:leader="dot" w:pos="9350"/>
            </w:tabs>
            <w:rPr>
              <w:noProof/>
            </w:rPr>
          </w:pPr>
          <w:hyperlink w:anchor="_Toc211517555" w:history="1">
            <w:r w:rsidR="00AD61BA" w:rsidRPr="00891FCC">
              <w:rPr>
                <w:rStyle w:val="Hyperlink"/>
                <w:rFonts w:ascii="Times New Roman" w:hAnsi="Times New Roman" w:cs="Times New Roman"/>
                <w:noProof/>
              </w:rPr>
              <w:t>1.5.2 Specific Objectives</w:t>
            </w:r>
            <w:r w:rsidR="00AD61BA">
              <w:rPr>
                <w:noProof/>
                <w:webHidden/>
              </w:rPr>
              <w:tab/>
            </w:r>
            <w:r w:rsidR="00AD61BA">
              <w:rPr>
                <w:noProof/>
                <w:webHidden/>
              </w:rPr>
              <w:fldChar w:fldCharType="begin"/>
            </w:r>
            <w:r w:rsidR="00AD61BA">
              <w:rPr>
                <w:noProof/>
                <w:webHidden/>
              </w:rPr>
              <w:instrText xml:space="preserve"> PAGEREF _Toc211517555 \h </w:instrText>
            </w:r>
            <w:r w:rsidR="00AD61BA">
              <w:rPr>
                <w:noProof/>
                <w:webHidden/>
              </w:rPr>
            </w:r>
            <w:r w:rsidR="00AD61BA">
              <w:rPr>
                <w:noProof/>
                <w:webHidden/>
              </w:rPr>
              <w:fldChar w:fldCharType="separate"/>
            </w:r>
            <w:r w:rsidR="00AD61BA">
              <w:rPr>
                <w:noProof/>
                <w:webHidden/>
              </w:rPr>
              <w:t>6</w:t>
            </w:r>
            <w:r w:rsidR="00AD61BA">
              <w:rPr>
                <w:noProof/>
                <w:webHidden/>
              </w:rPr>
              <w:fldChar w:fldCharType="end"/>
            </w:r>
          </w:hyperlink>
        </w:p>
        <w:p w14:paraId="08DC4724" w14:textId="77777777" w:rsidR="00AD61BA" w:rsidRDefault="006708AA">
          <w:pPr>
            <w:pStyle w:val="TOC2"/>
            <w:tabs>
              <w:tab w:val="right" w:leader="dot" w:pos="9350"/>
            </w:tabs>
            <w:rPr>
              <w:noProof/>
            </w:rPr>
          </w:pPr>
          <w:hyperlink w:anchor="_Toc211517556" w:history="1">
            <w:r w:rsidR="00AD61BA" w:rsidRPr="00891FCC">
              <w:rPr>
                <w:rStyle w:val="Hyperlink"/>
                <w:rFonts w:ascii="Times New Roman" w:hAnsi="Times New Roman" w:cs="Times New Roman"/>
                <w:noProof/>
              </w:rPr>
              <w:t>1.7 RESEARCH QUESTIONS</w:t>
            </w:r>
            <w:r w:rsidR="00AD61BA">
              <w:rPr>
                <w:noProof/>
                <w:webHidden/>
              </w:rPr>
              <w:tab/>
            </w:r>
            <w:r w:rsidR="00AD61BA">
              <w:rPr>
                <w:noProof/>
                <w:webHidden/>
              </w:rPr>
              <w:fldChar w:fldCharType="begin"/>
            </w:r>
            <w:r w:rsidR="00AD61BA">
              <w:rPr>
                <w:noProof/>
                <w:webHidden/>
              </w:rPr>
              <w:instrText xml:space="preserve"> PAGEREF _Toc211517556 \h </w:instrText>
            </w:r>
            <w:r w:rsidR="00AD61BA">
              <w:rPr>
                <w:noProof/>
                <w:webHidden/>
              </w:rPr>
            </w:r>
            <w:r w:rsidR="00AD61BA">
              <w:rPr>
                <w:noProof/>
                <w:webHidden/>
              </w:rPr>
              <w:fldChar w:fldCharType="separate"/>
            </w:r>
            <w:r w:rsidR="00AD61BA">
              <w:rPr>
                <w:noProof/>
                <w:webHidden/>
              </w:rPr>
              <w:t>8</w:t>
            </w:r>
            <w:r w:rsidR="00AD61BA">
              <w:rPr>
                <w:noProof/>
                <w:webHidden/>
              </w:rPr>
              <w:fldChar w:fldCharType="end"/>
            </w:r>
          </w:hyperlink>
        </w:p>
        <w:p w14:paraId="05A1DF4A" w14:textId="77777777" w:rsidR="00AD61BA" w:rsidRDefault="006708AA">
          <w:pPr>
            <w:pStyle w:val="TOC1"/>
            <w:tabs>
              <w:tab w:val="right" w:leader="dot" w:pos="9350"/>
            </w:tabs>
            <w:rPr>
              <w:noProof/>
            </w:rPr>
          </w:pPr>
          <w:hyperlink w:anchor="_Toc211517557" w:history="1">
            <w:r w:rsidR="00AD61BA" w:rsidRPr="00891FCC">
              <w:rPr>
                <w:rStyle w:val="Hyperlink"/>
                <w:rFonts w:ascii="Times New Roman" w:hAnsi="Times New Roman" w:cs="Times New Roman"/>
                <w:noProof/>
              </w:rPr>
              <w:t>1.8 SCOPE OF THE PROJECT</w:t>
            </w:r>
            <w:r w:rsidR="00AD61BA">
              <w:rPr>
                <w:noProof/>
                <w:webHidden/>
              </w:rPr>
              <w:tab/>
            </w:r>
            <w:r w:rsidR="00AD61BA">
              <w:rPr>
                <w:noProof/>
                <w:webHidden/>
              </w:rPr>
              <w:fldChar w:fldCharType="begin"/>
            </w:r>
            <w:r w:rsidR="00AD61BA">
              <w:rPr>
                <w:noProof/>
                <w:webHidden/>
              </w:rPr>
              <w:instrText xml:space="preserve"> PAGEREF _Toc211517557 \h </w:instrText>
            </w:r>
            <w:r w:rsidR="00AD61BA">
              <w:rPr>
                <w:noProof/>
                <w:webHidden/>
              </w:rPr>
            </w:r>
            <w:r w:rsidR="00AD61BA">
              <w:rPr>
                <w:noProof/>
                <w:webHidden/>
              </w:rPr>
              <w:fldChar w:fldCharType="separate"/>
            </w:r>
            <w:r w:rsidR="00AD61BA">
              <w:rPr>
                <w:noProof/>
                <w:webHidden/>
              </w:rPr>
              <w:t>9</w:t>
            </w:r>
            <w:r w:rsidR="00AD61BA">
              <w:rPr>
                <w:noProof/>
                <w:webHidden/>
              </w:rPr>
              <w:fldChar w:fldCharType="end"/>
            </w:r>
          </w:hyperlink>
        </w:p>
        <w:p w14:paraId="2DFFC322" w14:textId="77777777" w:rsidR="00AD61BA" w:rsidRDefault="006708AA">
          <w:pPr>
            <w:pStyle w:val="TOC1"/>
            <w:tabs>
              <w:tab w:val="right" w:leader="dot" w:pos="9350"/>
            </w:tabs>
            <w:rPr>
              <w:noProof/>
            </w:rPr>
          </w:pPr>
          <w:hyperlink w:anchor="_Toc211517558" w:history="1">
            <w:r w:rsidR="00AD61BA" w:rsidRPr="00891FCC">
              <w:rPr>
                <w:rStyle w:val="Hyperlink"/>
                <w:rFonts w:ascii="Times New Roman" w:hAnsi="Times New Roman" w:cs="Times New Roman"/>
                <w:noProof/>
              </w:rPr>
              <w:t>1.9 METHODOLOGY AND TECHNIQUES</w:t>
            </w:r>
            <w:r w:rsidR="00AD61BA">
              <w:rPr>
                <w:noProof/>
                <w:webHidden/>
              </w:rPr>
              <w:tab/>
            </w:r>
            <w:r w:rsidR="00AD61BA">
              <w:rPr>
                <w:noProof/>
                <w:webHidden/>
              </w:rPr>
              <w:fldChar w:fldCharType="begin"/>
            </w:r>
            <w:r w:rsidR="00AD61BA">
              <w:rPr>
                <w:noProof/>
                <w:webHidden/>
              </w:rPr>
              <w:instrText xml:space="preserve"> PAGEREF _Toc211517558 \h </w:instrText>
            </w:r>
            <w:r w:rsidR="00AD61BA">
              <w:rPr>
                <w:noProof/>
                <w:webHidden/>
              </w:rPr>
            </w:r>
            <w:r w:rsidR="00AD61BA">
              <w:rPr>
                <w:noProof/>
                <w:webHidden/>
              </w:rPr>
              <w:fldChar w:fldCharType="separate"/>
            </w:r>
            <w:r w:rsidR="00AD61BA">
              <w:rPr>
                <w:noProof/>
                <w:webHidden/>
              </w:rPr>
              <w:t>10</w:t>
            </w:r>
            <w:r w:rsidR="00AD61BA">
              <w:rPr>
                <w:noProof/>
                <w:webHidden/>
              </w:rPr>
              <w:fldChar w:fldCharType="end"/>
            </w:r>
          </w:hyperlink>
        </w:p>
        <w:p w14:paraId="47EDB5BF" w14:textId="77777777" w:rsidR="00AD61BA" w:rsidRDefault="006708AA">
          <w:pPr>
            <w:pStyle w:val="TOC3"/>
            <w:tabs>
              <w:tab w:val="right" w:leader="dot" w:pos="9350"/>
            </w:tabs>
            <w:rPr>
              <w:noProof/>
            </w:rPr>
          </w:pPr>
          <w:hyperlink w:anchor="_Toc211517559" w:history="1">
            <w:r w:rsidR="00AD61BA" w:rsidRPr="00891FCC">
              <w:rPr>
                <w:rStyle w:val="Hyperlink"/>
                <w:noProof/>
              </w:rPr>
              <w:t>1.9.1 Study Area</w:t>
            </w:r>
            <w:r w:rsidR="00AD61BA">
              <w:rPr>
                <w:noProof/>
                <w:webHidden/>
              </w:rPr>
              <w:tab/>
            </w:r>
            <w:r w:rsidR="00AD61BA">
              <w:rPr>
                <w:noProof/>
                <w:webHidden/>
              </w:rPr>
              <w:fldChar w:fldCharType="begin"/>
            </w:r>
            <w:r w:rsidR="00AD61BA">
              <w:rPr>
                <w:noProof/>
                <w:webHidden/>
              </w:rPr>
              <w:instrText xml:space="preserve"> PAGEREF _Toc211517559 \h </w:instrText>
            </w:r>
            <w:r w:rsidR="00AD61BA">
              <w:rPr>
                <w:noProof/>
                <w:webHidden/>
              </w:rPr>
            </w:r>
            <w:r w:rsidR="00AD61BA">
              <w:rPr>
                <w:noProof/>
                <w:webHidden/>
              </w:rPr>
              <w:fldChar w:fldCharType="separate"/>
            </w:r>
            <w:r w:rsidR="00AD61BA">
              <w:rPr>
                <w:noProof/>
                <w:webHidden/>
              </w:rPr>
              <w:t>10</w:t>
            </w:r>
            <w:r w:rsidR="00AD61BA">
              <w:rPr>
                <w:noProof/>
                <w:webHidden/>
              </w:rPr>
              <w:fldChar w:fldCharType="end"/>
            </w:r>
          </w:hyperlink>
        </w:p>
        <w:p w14:paraId="05624009" w14:textId="77777777" w:rsidR="00AD61BA" w:rsidRDefault="006708AA">
          <w:pPr>
            <w:pStyle w:val="TOC3"/>
            <w:tabs>
              <w:tab w:val="right" w:leader="dot" w:pos="9350"/>
            </w:tabs>
            <w:rPr>
              <w:noProof/>
            </w:rPr>
          </w:pPr>
          <w:hyperlink w:anchor="_Toc211517560" w:history="1">
            <w:r w:rsidR="00AD61BA" w:rsidRPr="00891FCC">
              <w:rPr>
                <w:rStyle w:val="Hyperlink"/>
                <w:i/>
                <w:iCs/>
                <w:noProof/>
              </w:rPr>
              <w:t>1.9.2 Study Design</w:t>
            </w:r>
            <w:r w:rsidR="00AD61BA">
              <w:rPr>
                <w:noProof/>
                <w:webHidden/>
              </w:rPr>
              <w:tab/>
            </w:r>
            <w:r w:rsidR="00AD61BA">
              <w:rPr>
                <w:noProof/>
                <w:webHidden/>
              </w:rPr>
              <w:fldChar w:fldCharType="begin"/>
            </w:r>
            <w:r w:rsidR="00AD61BA">
              <w:rPr>
                <w:noProof/>
                <w:webHidden/>
              </w:rPr>
              <w:instrText xml:space="preserve"> PAGEREF _Toc211517560 \h </w:instrText>
            </w:r>
            <w:r w:rsidR="00AD61BA">
              <w:rPr>
                <w:noProof/>
                <w:webHidden/>
              </w:rPr>
            </w:r>
            <w:r w:rsidR="00AD61BA">
              <w:rPr>
                <w:noProof/>
                <w:webHidden/>
              </w:rPr>
              <w:fldChar w:fldCharType="separate"/>
            </w:r>
            <w:r w:rsidR="00AD61BA">
              <w:rPr>
                <w:noProof/>
                <w:webHidden/>
              </w:rPr>
              <w:t>10</w:t>
            </w:r>
            <w:r w:rsidR="00AD61BA">
              <w:rPr>
                <w:noProof/>
                <w:webHidden/>
              </w:rPr>
              <w:fldChar w:fldCharType="end"/>
            </w:r>
          </w:hyperlink>
        </w:p>
        <w:p w14:paraId="253F5AC2" w14:textId="77777777" w:rsidR="00AD61BA" w:rsidRDefault="006708AA">
          <w:pPr>
            <w:pStyle w:val="TOC3"/>
            <w:tabs>
              <w:tab w:val="right" w:leader="dot" w:pos="9350"/>
            </w:tabs>
            <w:rPr>
              <w:noProof/>
            </w:rPr>
          </w:pPr>
          <w:hyperlink w:anchor="_Toc211517561" w:history="1">
            <w:r w:rsidR="00AD61BA" w:rsidRPr="00891FCC">
              <w:rPr>
                <w:rStyle w:val="Hyperlink"/>
                <w:i/>
                <w:iCs/>
                <w:noProof/>
              </w:rPr>
              <w:t>1.9.3 Study Population</w:t>
            </w:r>
            <w:r w:rsidR="00AD61BA">
              <w:rPr>
                <w:noProof/>
                <w:webHidden/>
              </w:rPr>
              <w:tab/>
            </w:r>
            <w:r w:rsidR="00AD61BA">
              <w:rPr>
                <w:noProof/>
                <w:webHidden/>
              </w:rPr>
              <w:fldChar w:fldCharType="begin"/>
            </w:r>
            <w:r w:rsidR="00AD61BA">
              <w:rPr>
                <w:noProof/>
                <w:webHidden/>
              </w:rPr>
              <w:instrText xml:space="preserve"> PAGEREF _Toc211517561 \h </w:instrText>
            </w:r>
            <w:r w:rsidR="00AD61BA">
              <w:rPr>
                <w:noProof/>
                <w:webHidden/>
              </w:rPr>
            </w:r>
            <w:r w:rsidR="00AD61BA">
              <w:rPr>
                <w:noProof/>
                <w:webHidden/>
              </w:rPr>
              <w:fldChar w:fldCharType="separate"/>
            </w:r>
            <w:r w:rsidR="00AD61BA">
              <w:rPr>
                <w:noProof/>
                <w:webHidden/>
              </w:rPr>
              <w:t>10</w:t>
            </w:r>
            <w:r w:rsidR="00AD61BA">
              <w:rPr>
                <w:noProof/>
                <w:webHidden/>
              </w:rPr>
              <w:fldChar w:fldCharType="end"/>
            </w:r>
          </w:hyperlink>
        </w:p>
        <w:p w14:paraId="0A8994E1" w14:textId="77777777" w:rsidR="00AD61BA" w:rsidRDefault="006708AA">
          <w:pPr>
            <w:pStyle w:val="TOC3"/>
            <w:tabs>
              <w:tab w:val="right" w:leader="dot" w:pos="9350"/>
            </w:tabs>
            <w:rPr>
              <w:noProof/>
            </w:rPr>
          </w:pPr>
          <w:hyperlink w:anchor="_Toc211517562" w:history="1">
            <w:r w:rsidR="00AD61BA" w:rsidRPr="00891FCC">
              <w:rPr>
                <w:rStyle w:val="Hyperlink"/>
                <w:i/>
                <w:iCs/>
                <w:noProof/>
              </w:rPr>
              <w:t>1.9.4 Study Sample</w:t>
            </w:r>
            <w:r w:rsidR="00AD61BA">
              <w:rPr>
                <w:noProof/>
                <w:webHidden/>
              </w:rPr>
              <w:tab/>
            </w:r>
            <w:r w:rsidR="00AD61BA">
              <w:rPr>
                <w:noProof/>
                <w:webHidden/>
              </w:rPr>
              <w:fldChar w:fldCharType="begin"/>
            </w:r>
            <w:r w:rsidR="00AD61BA">
              <w:rPr>
                <w:noProof/>
                <w:webHidden/>
              </w:rPr>
              <w:instrText xml:space="preserve"> PAGEREF _Toc211517562 \h </w:instrText>
            </w:r>
            <w:r w:rsidR="00AD61BA">
              <w:rPr>
                <w:noProof/>
                <w:webHidden/>
              </w:rPr>
            </w:r>
            <w:r w:rsidR="00AD61BA">
              <w:rPr>
                <w:noProof/>
                <w:webHidden/>
              </w:rPr>
              <w:fldChar w:fldCharType="separate"/>
            </w:r>
            <w:r w:rsidR="00AD61BA">
              <w:rPr>
                <w:noProof/>
                <w:webHidden/>
              </w:rPr>
              <w:t>10</w:t>
            </w:r>
            <w:r w:rsidR="00AD61BA">
              <w:rPr>
                <w:noProof/>
                <w:webHidden/>
              </w:rPr>
              <w:fldChar w:fldCharType="end"/>
            </w:r>
          </w:hyperlink>
        </w:p>
        <w:p w14:paraId="5B212B64" w14:textId="77777777" w:rsidR="00AD61BA" w:rsidRDefault="006708AA">
          <w:pPr>
            <w:pStyle w:val="TOC3"/>
            <w:tabs>
              <w:tab w:val="right" w:leader="dot" w:pos="9350"/>
            </w:tabs>
            <w:rPr>
              <w:noProof/>
            </w:rPr>
          </w:pPr>
          <w:hyperlink w:anchor="_Toc211517563" w:history="1">
            <w:r w:rsidR="00AD61BA" w:rsidRPr="00891FCC">
              <w:rPr>
                <w:rStyle w:val="Hyperlink"/>
                <w:i/>
                <w:iCs/>
                <w:noProof/>
              </w:rPr>
              <w:t>1.9.5 Sampling Strategy</w:t>
            </w:r>
            <w:r w:rsidR="00AD61BA">
              <w:rPr>
                <w:noProof/>
                <w:webHidden/>
              </w:rPr>
              <w:tab/>
            </w:r>
            <w:r w:rsidR="00AD61BA">
              <w:rPr>
                <w:noProof/>
                <w:webHidden/>
              </w:rPr>
              <w:fldChar w:fldCharType="begin"/>
            </w:r>
            <w:r w:rsidR="00AD61BA">
              <w:rPr>
                <w:noProof/>
                <w:webHidden/>
              </w:rPr>
              <w:instrText xml:space="preserve"> PAGEREF _Toc211517563 \h </w:instrText>
            </w:r>
            <w:r w:rsidR="00AD61BA">
              <w:rPr>
                <w:noProof/>
                <w:webHidden/>
              </w:rPr>
            </w:r>
            <w:r w:rsidR="00AD61BA">
              <w:rPr>
                <w:noProof/>
                <w:webHidden/>
              </w:rPr>
              <w:fldChar w:fldCharType="separate"/>
            </w:r>
            <w:r w:rsidR="00AD61BA">
              <w:rPr>
                <w:noProof/>
                <w:webHidden/>
              </w:rPr>
              <w:t>11</w:t>
            </w:r>
            <w:r w:rsidR="00AD61BA">
              <w:rPr>
                <w:noProof/>
                <w:webHidden/>
              </w:rPr>
              <w:fldChar w:fldCharType="end"/>
            </w:r>
          </w:hyperlink>
        </w:p>
        <w:p w14:paraId="228A8940" w14:textId="77777777" w:rsidR="00AD61BA" w:rsidRDefault="006708AA">
          <w:pPr>
            <w:pStyle w:val="TOC3"/>
            <w:tabs>
              <w:tab w:val="right" w:leader="dot" w:pos="9350"/>
            </w:tabs>
            <w:rPr>
              <w:noProof/>
            </w:rPr>
          </w:pPr>
          <w:hyperlink w:anchor="_Toc211517564" w:history="1">
            <w:r w:rsidR="00AD61BA" w:rsidRPr="00891FCC">
              <w:rPr>
                <w:rStyle w:val="Hyperlink"/>
                <w:i/>
                <w:iCs/>
                <w:noProof/>
              </w:rPr>
              <w:t>1.9.6 Data Collection Methods</w:t>
            </w:r>
            <w:r w:rsidR="00AD61BA">
              <w:rPr>
                <w:noProof/>
                <w:webHidden/>
              </w:rPr>
              <w:tab/>
            </w:r>
            <w:r w:rsidR="00AD61BA">
              <w:rPr>
                <w:noProof/>
                <w:webHidden/>
              </w:rPr>
              <w:fldChar w:fldCharType="begin"/>
            </w:r>
            <w:r w:rsidR="00AD61BA">
              <w:rPr>
                <w:noProof/>
                <w:webHidden/>
              </w:rPr>
              <w:instrText xml:space="preserve"> PAGEREF _Toc211517564 \h </w:instrText>
            </w:r>
            <w:r w:rsidR="00AD61BA">
              <w:rPr>
                <w:noProof/>
                <w:webHidden/>
              </w:rPr>
            </w:r>
            <w:r w:rsidR="00AD61BA">
              <w:rPr>
                <w:noProof/>
                <w:webHidden/>
              </w:rPr>
              <w:fldChar w:fldCharType="separate"/>
            </w:r>
            <w:r w:rsidR="00AD61BA">
              <w:rPr>
                <w:noProof/>
                <w:webHidden/>
              </w:rPr>
              <w:t>11</w:t>
            </w:r>
            <w:r w:rsidR="00AD61BA">
              <w:rPr>
                <w:noProof/>
                <w:webHidden/>
              </w:rPr>
              <w:fldChar w:fldCharType="end"/>
            </w:r>
          </w:hyperlink>
        </w:p>
        <w:p w14:paraId="37C021A2" w14:textId="77777777" w:rsidR="00AD61BA" w:rsidRDefault="006708AA">
          <w:pPr>
            <w:pStyle w:val="TOC3"/>
            <w:tabs>
              <w:tab w:val="right" w:leader="dot" w:pos="9350"/>
            </w:tabs>
            <w:rPr>
              <w:noProof/>
            </w:rPr>
          </w:pPr>
          <w:hyperlink w:anchor="_Toc211517565" w:history="1">
            <w:r w:rsidR="00AD61BA" w:rsidRPr="00891FCC">
              <w:rPr>
                <w:rStyle w:val="Hyperlink"/>
                <w:i/>
                <w:iCs/>
                <w:noProof/>
              </w:rPr>
              <w:t>1.9.7 Data Analysis Techniques</w:t>
            </w:r>
            <w:r w:rsidR="00AD61BA">
              <w:rPr>
                <w:noProof/>
                <w:webHidden/>
              </w:rPr>
              <w:tab/>
            </w:r>
            <w:r w:rsidR="00AD61BA">
              <w:rPr>
                <w:noProof/>
                <w:webHidden/>
              </w:rPr>
              <w:fldChar w:fldCharType="begin"/>
            </w:r>
            <w:r w:rsidR="00AD61BA">
              <w:rPr>
                <w:noProof/>
                <w:webHidden/>
              </w:rPr>
              <w:instrText xml:space="preserve"> PAGEREF _Toc211517565 \h </w:instrText>
            </w:r>
            <w:r w:rsidR="00AD61BA">
              <w:rPr>
                <w:noProof/>
                <w:webHidden/>
              </w:rPr>
            </w:r>
            <w:r w:rsidR="00AD61BA">
              <w:rPr>
                <w:noProof/>
                <w:webHidden/>
              </w:rPr>
              <w:fldChar w:fldCharType="separate"/>
            </w:r>
            <w:r w:rsidR="00AD61BA">
              <w:rPr>
                <w:noProof/>
                <w:webHidden/>
              </w:rPr>
              <w:t>11</w:t>
            </w:r>
            <w:r w:rsidR="00AD61BA">
              <w:rPr>
                <w:noProof/>
                <w:webHidden/>
              </w:rPr>
              <w:fldChar w:fldCharType="end"/>
            </w:r>
          </w:hyperlink>
        </w:p>
        <w:p w14:paraId="60D72555" w14:textId="77777777" w:rsidR="00AD61BA" w:rsidRDefault="006708AA">
          <w:pPr>
            <w:pStyle w:val="TOC2"/>
            <w:tabs>
              <w:tab w:val="right" w:leader="dot" w:pos="9350"/>
            </w:tabs>
            <w:rPr>
              <w:noProof/>
            </w:rPr>
          </w:pPr>
          <w:hyperlink w:anchor="_Toc211517566" w:history="1">
            <w:r w:rsidR="00AD61BA" w:rsidRPr="00891FCC">
              <w:rPr>
                <w:rStyle w:val="Hyperlink"/>
                <w:rFonts w:ascii="Times New Roman" w:hAnsi="Times New Roman" w:cs="Times New Roman"/>
                <w:noProof/>
              </w:rPr>
              <w:t>1.10 ORGANIZATION OF THE PROJECT</w:t>
            </w:r>
            <w:r w:rsidR="00AD61BA">
              <w:rPr>
                <w:noProof/>
                <w:webHidden/>
              </w:rPr>
              <w:tab/>
            </w:r>
            <w:r w:rsidR="00AD61BA">
              <w:rPr>
                <w:noProof/>
                <w:webHidden/>
              </w:rPr>
              <w:fldChar w:fldCharType="begin"/>
            </w:r>
            <w:r w:rsidR="00AD61BA">
              <w:rPr>
                <w:noProof/>
                <w:webHidden/>
              </w:rPr>
              <w:instrText xml:space="preserve"> PAGEREF _Toc211517566 \h </w:instrText>
            </w:r>
            <w:r w:rsidR="00AD61BA">
              <w:rPr>
                <w:noProof/>
                <w:webHidden/>
              </w:rPr>
            </w:r>
            <w:r w:rsidR="00AD61BA">
              <w:rPr>
                <w:noProof/>
                <w:webHidden/>
              </w:rPr>
              <w:fldChar w:fldCharType="separate"/>
            </w:r>
            <w:r w:rsidR="00AD61BA">
              <w:rPr>
                <w:noProof/>
                <w:webHidden/>
              </w:rPr>
              <w:t>12</w:t>
            </w:r>
            <w:r w:rsidR="00AD61BA">
              <w:rPr>
                <w:noProof/>
                <w:webHidden/>
              </w:rPr>
              <w:fldChar w:fldCharType="end"/>
            </w:r>
          </w:hyperlink>
        </w:p>
        <w:p w14:paraId="38C013C8" w14:textId="77777777" w:rsidR="00AD61BA" w:rsidRDefault="006708AA">
          <w:pPr>
            <w:pStyle w:val="TOC2"/>
            <w:tabs>
              <w:tab w:val="right" w:leader="dot" w:pos="9350"/>
            </w:tabs>
            <w:rPr>
              <w:noProof/>
            </w:rPr>
          </w:pPr>
          <w:hyperlink w:anchor="_Toc211517567" w:history="1">
            <w:r w:rsidR="00AD61BA" w:rsidRPr="00891FCC">
              <w:rPr>
                <w:rStyle w:val="Hyperlink"/>
                <w:rFonts w:ascii="Times New Roman" w:hAnsi="Times New Roman" w:cs="Times New Roman"/>
                <w:noProof/>
              </w:rPr>
              <w:t>CHAPTER TWO: LITERATURE REVIEW</w:t>
            </w:r>
            <w:r w:rsidR="00AD61BA">
              <w:rPr>
                <w:noProof/>
                <w:webHidden/>
              </w:rPr>
              <w:tab/>
            </w:r>
            <w:r w:rsidR="00AD61BA">
              <w:rPr>
                <w:noProof/>
                <w:webHidden/>
              </w:rPr>
              <w:fldChar w:fldCharType="begin"/>
            </w:r>
            <w:r w:rsidR="00AD61BA">
              <w:rPr>
                <w:noProof/>
                <w:webHidden/>
              </w:rPr>
              <w:instrText xml:space="preserve"> PAGEREF _Toc211517567 \h </w:instrText>
            </w:r>
            <w:r w:rsidR="00AD61BA">
              <w:rPr>
                <w:noProof/>
                <w:webHidden/>
              </w:rPr>
            </w:r>
            <w:r w:rsidR="00AD61BA">
              <w:rPr>
                <w:noProof/>
                <w:webHidden/>
              </w:rPr>
              <w:fldChar w:fldCharType="separate"/>
            </w:r>
            <w:r w:rsidR="00AD61BA">
              <w:rPr>
                <w:noProof/>
                <w:webHidden/>
              </w:rPr>
              <w:t>13</w:t>
            </w:r>
            <w:r w:rsidR="00AD61BA">
              <w:rPr>
                <w:noProof/>
                <w:webHidden/>
              </w:rPr>
              <w:fldChar w:fldCharType="end"/>
            </w:r>
          </w:hyperlink>
        </w:p>
        <w:p w14:paraId="3BC3BAB2" w14:textId="77777777" w:rsidR="00AD61BA" w:rsidRDefault="006708AA">
          <w:pPr>
            <w:pStyle w:val="TOC1"/>
            <w:tabs>
              <w:tab w:val="right" w:leader="dot" w:pos="9350"/>
            </w:tabs>
            <w:rPr>
              <w:noProof/>
            </w:rPr>
          </w:pPr>
          <w:hyperlink w:anchor="_Toc211517568" w:history="1">
            <w:r w:rsidR="00AD61BA" w:rsidRPr="00891FCC">
              <w:rPr>
                <w:rStyle w:val="Hyperlink"/>
                <w:rFonts w:ascii="Times New Roman" w:hAnsi="Times New Roman" w:cs="Times New Roman"/>
                <w:noProof/>
              </w:rPr>
              <w:t>2.1 CONCEPTS, OPINIONS, AND IDEAS FROM AUTHORS/EXPERTS</w:t>
            </w:r>
            <w:r w:rsidR="00AD61BA">
              <w:rPr>
                <w:noProof/>
                <w:webHidden/>
              </w:rPr>
              <w:tab/>
            </w:r>
            <w:r w:rsidR="00AD61BA">
              <w:rPr>
                <w:noProof/>
                <w:webHidden/>
              </w:rPr>
              <w:fldChar w:fldCharType="begin"/>
            </w:r>
            <w:r w:rsidR="00AD61BA">
              <w:rPr>
                <w:noProof/>
                <w:webHidden/>
              </w:rPr>
              <w:instrText xml:space="preserve"> PAGEREF _Toc211517568 \h </w:instrText>
            </w:r>
            <w:r w:rsidR="00AD61BA">
              <w:rPr>
                <w:noProof/>
                <w:webHidden/>
              </w:rPr>
            </w:r>
            <w:r w:rsidR="00AD61BA">
              <w:rPr>
                <w:noProof/>
                <w:webHidden/>
              </w:rPr>
              <w:fldChar w:fldCharType="separate"/>
            </w:r>
            <w:r w:rsidR="00AD61BA">
              <w:rPr>
                <w:noProof/>
                <w:webHidden/>
              </w:rPr>
              <w:t>13</w:t>
            </w:r>
            <w:r w:rsidR="00AD61BA">
              <w:rPr>
                <w:noProof/>
                <w:webHidden/>
              </w:rPr>
              <w:fldChar w:fldCharType="end"/>
            </w:r>
          </w:hyperlink>
        </w:p>
        <w:p w14:paraId="5EDE0CBD" w14:textId="77777777" w:rsidR="00AD61BA" w:rsidRDefault="006708AA">
          <w:pPr>
            <w:pStyle w:val="TOC3"/>
            <w:tabs>
              <w:tab w:val="right" w:leader="dot" w:pos="9350"/>
            </w:tabs>
            <w:rPr>
              <w:noProof/>
            </w:rPr>
          </w:pPr>
          <w:hyperlink w:anchor="_Toc211517569" w:history="1">
            <w:r w:rsidR="00AD61BA" w:rsidRPr="00891FCC">
              <w:rPr>
                <w:rStyle w:val="Hyperlink"/>
                <w:i/>
                <w:iCs/>
                <w:noProof/>
              </w:rPr>
              <w:t>2.1.1 Web-Based Internship Management Systems</w:t>
            </w:r>
            <w:r w:rsidR="00AD61BA">
              <w:rPr>
                <w:noProof/>
                <w:webHidden/>
              </w:rPr>
              <w:tab/>
            </w:r>
            <w:r w:rsidR="00AD61BA">
              <w:rPr>
                <w:noProof/>
                <w:webHidden/>
              </w:rPr>
              <w:fldChar w:fldCharType="begin"/>
            </w:r>
            <w:r w:rsidR="00AD61BA">
              <w:rPr>
                <w:noProof/>
                <w:webHidden/>
              </w:rPr>
              <w:instrText xml:space="preserve"> PAGEREF _Toc211517569 \h </w:instrText>
            </w:r>
            <w:r w:rsidR="00AD61BA">
              <w:rPr>
                <w:noProof/>
                <w:webHidden/>
              </w:rPr>
            </w:r>
            <w:r w:rsidR="00AD61BA">
              <w:rPr>
                <w:noProof/>
                <w:webHidden/>
              </w:rPr>
              <w:fldChar w:fldCharType="separate"/>
            </w:r>
            <w:r w:rsidR="00AD61BA">
              <w:rPr>
                <w:noProof/>
                <w:webHidden/>
              </w:rPr>
              <w:t>13</w:t>
            </w:r>
            <w:r w:rsidR="00AD61BA">
              <w:rPr>
                <w:noProof/>
                <w:webHidden/>
              </w:rPr>
              <w:fldChar w:fldCharType="end"/>
            </w:r>
          </w:hyperlink>
        </w:p>
        <w:p w14:paraId="079B92D8" w14:textId="77777777" w:rsidR="00AD61BA" w:rsidRDefault="006708AA">
          <w:pPr>
            <w:pStyle w:val="TOC3"/>
            <w:tabs>
              <w:tab w:val="right" w:leader="dot" w:pos="9350"/>
            </w:tabs>
            <w:rPr>
              <w:noProof/>
            </w:rPr>
          </w:pPr>
          <w:hyperlink w:anchor="_Toc211517570" w:history="1">
            <w:r w:rsidR="00AD61BA" w:rsidRPr="00891FCC">
              <w:rPr>
                <w:rStyle w:val="Hyperlink"/>
                <w:i/>
                <w:iCs/>
                <w:noProof/>
              </w:rPr>
              <w:t>2.1.2 Student Employability and Career Readiness</w:t>
            </w:r>
            <w:r w:rsidR="00AD61BA">
              <w:rPr>
                <w:noProof/>
                <w:webHidden/>
              </w:rPr>
              <w:tab/>
            </w:r>
            <w:r w:rsidR="00AD61BA">
              <w:rPr>
                <w:noProof/>
                <w:webHidden/>
              </w:rPr>
              <w:fldChar w:fldCharType="begin"/>
            </w:r>
            <w:r w:rsidR="00AD61BA">
              <w:rPr>
                <w:noProof/>
                <w:webHidden/>
              </w:rPr>
              <w:instrText xml:space="preserve"> PAGEREF _Toc211517570 \h </w:instrText>
            </w:r>
            <w:r w:rsidR="00AD61BA">
              <w:rPr>
                <w:noProof/>
                <w:webHidden/>
              </w:rPr>
            </w:r>
            <w:r w:rsidR="00AD61BA">
              <w:rPr>
                <w:noProof/>
                <w:webHidden/>
              </w:rPr>
              <w:fldChar w:fldCharType="separate"/>
            </w:r>
            <w:r w:rsidR="00AD61BA">
              <w:rPr>
                <w:noProof/>
                <w:webHidden/>
              </w:rPr>
              <w:t>14</w:t>
            </w:r>
            <w:r w:rsidR="00AD61BA">
              <w:rPr>
                <w:noProof/>
                <w:webHidden/>
              </w:rPr>
              <w:fldChar w:fldCharType="end"/>
            </w:r>
          </w:hyperlink>
        </w:p>
        <w:p w14:paraId="765D1652" w14:textId="77777777" w:rsidR="00AD61BA" w:rsidRDefault="006708AA">
          <w:pPr>
            <w:pStyle w:val="TOC3"/>
            <w:tabs>
              <w:tab w:val="right" w:leader="dot" w:pos="9350"/>
            </w:tabs>
            <w:rPr>
              <w:noProof/>
            </w:rPr>
          </w:pPr>
          <w:hyperlink w:anchor="_Toc211517571" w:history="1">
            <w:r w:rsidR="00AD61BA" w:rsidRPr="00891FCC">
              <w:rPr>
                <w:rStyle w:val="Hyperlink"/>
                <w:i/>
                <w:iCs/>
                <w:noProof/>
              </w:rPr>
              <w:t>2.1.4 Technology Integration and Digital Transformation</w:t>
            </w:r>
            <w:r w:rsidR="00AD61BA">
              <w:rPr>
                <w:noProof/>
                <w:webHidden/>
              </w:rPr>
              <w:tab/>
            </w:r>
            <w:r w:rsidR="00AD61BA">
              <w:rPr>
                <w:noProof/>
                <w:webHidden/>
              </w:rPr>
              <w:fldChar w:fldCharType="begin"/>
            </w:r>
            <w:r w:rsidR="00AD61BA">
              <w:rPr>
                <w:noProof/>
                <w:webHidden/>
              </w:rPr>
              <w:instrText xml:space="preserve"> PAGEREF _Toc211517571 \h </w:instrText>
            </w:r>
            <w:r w:rsidR="00AD61BA">
              <w:rPr>
                <w:noProof/>
                <w:webHidden/>
              </w:rPr>
            </w:r>
            <w:r w:rsidR="00AD61BA">
              <w:rPr>
                <w:noProof/>
                <w:webHidden/>
              </w:rPr>
              <w:fldChar w:fldCharType="separate"/>
            </w:r>
            <w:r w:rsidR="00AD61BA">
              <w:rPr>
                <w:noProof/>
                <w:webHidden/>
              </w:rPr>
              <w:t>14</w:t>
            </w:r>
            <w:r w:rsidR="00AD61BA">
              <w:rPr>
                <w:noProof/>
                <w:webHidden/>
              </w:rPr>
              <w:fldChar w:fldCharType="end"/>
            </w:r>
          </w:hyperlink>
        </w:p>
        <w:p w14:paraId="6C2E4E48" w14:textId="77777777" w:rsidR="00AD61BA" w:rsidRDefault="006708AA">
          <w:pPr>
            <w:pStyle w:val="TOC1"/>
            <w:tabs>
              <w:tab w:val="right" w:leader="dot" w:pos="9350"/>
            </w:tabs>
            <w:rPr>
              <w:noProof/>
            </w:rPr>
          </w:pPr>
          <w:hyperlink w:anchor="_Toc211517572" w:history="1">
            <w:r w:rsidR="00AD61BA" w:rsidRPr="00891FCC">
              <w:rPr>
                <w:rStyle w:val="Hyperlink"/>
                <w:rFonts w:ascii="Times New Roman" w:hAnsi="Times New Roman" w:cs="Times New Roman"/>
                <w:noProof/>
              </w:rPr>
              <w:t>2.2 THEORETICAL PERSPECTIVES</w:t>
            </w:r>
            <w:r w:rsidR="00AD61BA">
              <w:rPr>
                <w:noProof/>
                <w:webHidden/>
              </w:rPr>
              <w:tab/>
            </w:r>
            <w:r w:rsidR="00AD61BA">
              <w:rPr>
                <w:noProof/>
                <w:webHidden/>
              </w:rPr>
              <w:fldChar w:fldCharType="begin"/>
            </w:r>
            <w:r w:rsidR="00AD61BA">
              <w:rPr>
                <w:noProof/>
                <w:webHidden/>
              </w:rPr>
              <w:instrText xml:space="preserve"> PAGEREF _Toc211517572 \h </w:instrText>
            </w:r>
            <w:r w:rsidR="00AD61BA">
              <w:rPr>
                <w:noProof/>
                <w:webHidden/>
              </w:rPr>
            </w:r>
            <w:r w:rsidR="00AD61BA">
              <w:rPr>
                <w:noProof/>
                <w:webHidden/>
              </w:rPr>
              <w:fldChar w:fldCharType="separate"/>
            </w:r>
            <w:r w:rsidR="00AD61BA">
              <w:rPr>
                <w:noProof/>
                <w:webHidden/>
              </w:rPr>
              <w:t>15</w:t>
            </w:r>
            <w:r w:rsidR="00AD61BA">
              <w:rPr>
                <w:noProof/>
                <w:webHidden/>
              </w:rPr>
              <w:fldChar w:fldCharType="end"/>
            </w:r>
          </w:hyperlink>
        </w:p>
        <w:p w14:paraId="477E2228" w14:textId="77777777" w:rsidR="00AD61BA" w:rsidRDefault="006708AA">
          <w:pPr>
            <w:pStyle w:val="TOC3"/>
            <w:tabs>
              <w:tab w:val="right" w:leader="dot" w:pos="9350"/>
            </w:tabs>
            <w:rPr>
              <w:noProof/>
            </w:rPr>
          </w:pPr>
          <w:hyperlink w:anchor="_Toc211517573" w:history="1">
            <w:r w:rsidR="00AD61BA" w:rsidRPr="00891FCC">
              <w:rPr>
                <w:rStyle w:val="Hyperlink"/>
                <w:i/>
                <w:iCs/>
                <w:noProof/>
              </w:rPr>
              <w:t>2.2.1 Technology Acceptance Model (TAM)</w:t>
            </w:r>
            <w:r w:rsidR="00AD61BA">
              <w:rPr>
                <w:noProof/>
                <w:webHidden/>
              </w:rPr>
              <w:tab/>
            </w:r>
            <w:r w:rsidR="00AD61BA">
              <w:rPr>
                <w:noProof/>
                <w:webHidden/>
              </w:rPr>
              <w:fldChar w:fldCharType="begin"/>
            </w:r>
            <w:r w:rsidR="00AD61BA">
              <w:rPr>
                <w:noProof/>
                <w:webHidden/>
              </w:rPr>
              <w:instrText xml:space="preserve"> PAGEREF _Toc211517573 \h </w:instrText>
            </w:r>
            <w:r w:rsidR="00AD61BA">
              <w:rPr>
                <w:noProof/>
                <w:webHidden/>
              </w:rPr>
            </w:r>
            <w:r w:rsidR="00AD61BA">
              <w:rPr>
                <w:noProof/>
                <w:webHidden/>
              </w:rPr>
              <w:fldChar w:fldCharType="separate"/>
            </w:r>
            <w:r w:rsidR="00AD61BA">
              <w:rPr>
                <w:noProof/>
                <w:webHidden/>
              </w:rPr>
              <w:t>15</w:t>
            </w:r>
            <w:r w:rsidR="00AD61BA">
              <w:rPr>
                <w:noProof/>
                <w:webHidden/>
              </w:rPr>
              <w:fldChar w:fldCharType="end"/>
            </w:r>
          </w:hyperlink>
        </w:p>
        <w:p w14:paraId="4CF13810" w14:textId="77777777" w:rsidR="00AD61BA" w:rsidRDefault="006708AA">
          <w:pPr>
            <w:pStyle w:val="TOC3"/>
            <w:tabs>
              <w:tab w:val="right" w:leader="dot" w:pos="9350"/>
            </w:tabs>
            <w:rPr>
              <w:noProof/>
            </w:rPr>
          </w:pPr>
          <w:hyperlink w:anchor="_Toc211517574" w:history="1">
            <w:r w:rsidR="00AD61BA" w:rsidRPr="00891FCC">
              <w:rPr>
                <w:rStyle w:val="Hyperlink"/>
                <w:i/>
                <w:iCs/>
                <w:noProof/>
              </w:rPr>
              <w:t>2.2.2 Unified Theory of Acceptance and Use of Technology (UTAUT)</w:t>
            </w:r>
            <w:r w:rsidR="00AD61BA">
              <w:rPr>
                <w:noProof/>
                <w:webHidden/>
              </w:rPr>
              <w:tab/>
            </w:r>
            <w:r w:rsidR="00AD61BA">
              <w:rPr>
                <w:noProof/>
                <w:webHidden/>
              </w:rPr>
              <w:fldChar w:fldCharType="begin"/>
            </w:r>
            <w:r w:rsidR="00AD61BA">
              <w:rPr>
                <w:noProof/>
                <w:webHidden/>
              </w:rPr>
              <w:instrText xml:space="preserve"> PAGEREF _Toc211517574 \h </w:instrText>
            </w:r>
            <w:r w:rsidR="00AD61BA">
              <w:rPr>
                <w:noProof/>
                <w:webHidden/>
              </w:rPr>
            </w:r>
            <w:r w:rsidR="00AD61BA">
              <w:rPr>
                <w:noProof/>
                <w:webHidden/>
              </w:rPr>
              <w:fldChar w:fldCharType="separate"/>
            </w:r>
            <w:r w:rsidR="00AD61BA">
              <w:rPr>
                <w:noProof/>
                <w:webHidden/>
              </w:rPr>
              <w:t>15</w:t>
            </w:r>
            <w:r w:rsidR="00AD61BA">
              <w:rPr>
                <w:noProof/>
                <w:webHidden/>
              </w:rPr>
              <w:fldChar w:fldCharType="end"/>
            </w:r>
          </w:hyperlink>
        </w:p>
        <w:p w14:paraId="5D00AE5A" w14:textId="77777777" w:rsidR="00AD61BA" w:rsidRDefault="006708AA">
          <w:pPr>
            <w:pStyle w:val="TOC3"/>
            <w:tabs>
              <w:tab w:val="right" w:leader="dot" w:pos="9350"/>
            </w:tabs>
            <w:rPr>
              <w:noProof/>
            </w:rPr>
          </w:pPr>
          <w:hyperlink w:anchor="_Toc211517575" w:history="1">
            <w:r w:rsidR="00AD61BA" w:rsidRPr="00891FCC">
              <w:rPr>
                <w:rStyle w:val="Hyperlink"/>
                <w:i/>
                <w:iCs/>
                <w:noProof/>
              </w:rPr>
              <w:t>2.2.3 Socio-Technical Systems Theory</w:t>
            </w:r>
            <w:r w:rsidR="00AD61BA">
              <w:rPr>
                <w:noProof/>
                <w:webHidden/>
              </w:rPr>
              <w:tab/>
            </w:r>
            <w:r w:rsidR="00AD61BA">
              <w:rPr>
                <w:noProof/>
                <w:webHidden/>
              </w:rPr>
              <w:fldChar w:fldCharType="begin"/>
            </w:r>
            <w:r w:rsidR="00AD61BA">
              <w:rPr>
                <w:noProof/>
                <w:webHidden/>
              </w:rPr>
              <w:instrText xml:space="preserve"> PAGEREF _Toc211517575 \h </w:instrText>
            </w:r>
            <w:r w:rsidR="00AD61BA">
              <w:rPr>
                <w:noProof/>
                <w:webHidden/>
              </w:rPr>
            </w:r>
            <w:r w:rsidR="00AD61BA">
              <w:rPr>
                <w:noProof/>
                <w:webHidden/>
              </w:rPr>
              <w:fldChar w:fldCharType="separate"/>
            </w:r>
            <w:r w:rsidR="00AD61BA">
              <w:rPr>
                <w:noProof/>
                <w:webHidden/>
              </w:rPr>
              <w:t>16</w:t>
            </w:r>
            <w:r w:rsidR="00AD61BA">
              <w:rPr>
                <w:noProof/>
                <w:webHidden/>
              </w:rPr>
              <w:fldChar w:fldCharType="end"/>
            </w:r>
          </w:hyperlink>
        </w:p>
        <w:p w14:paraId="7E2DAC27" w14:textId="77777777" w:rsidR="00AD61BA" w:rsidRDefault="006708AA">
          <w:pPr>
            <w:pStyle w:val="TOC3"/>
            <w:tabs>
              <w:tab w:val="right" w:leader="dot" w:pos="9350"/>
            </w:tabs>
            <w:rPr>
              <w:noProof/>
            </w:rPr>
          </w:pPr>
          <w:hyperlink w:anchor="_Toc211517576" w:history="1">
            <w:r w:rsidR="00AD61BA" w:rsidRPr="00891FCC">
              <w:rPr>
                <w:rStyle w:val="Hyperlink"/>
                <w:i/>
                <w:iCs/>
                <w:noProof/>
              </w:rPr>
              <w:t>2.2.4 Human-Computer Interaction (HCI) Principles</w:t>
            </w:r>
            <w:r w:rsidR="00AD61BA">
              <w:rPr>
                <w:noProof/>
                <w:webHidden/>
              </w:rPr>
              <w:tab/>
            </w:r>
            <w:r w:rsidR="00AD61BA">
              <w:rPr>
                <w:noProof/>
                <w:webHidden/>
              </w:rPr>
              <w:fldChar w:fldCharType="begin"/>
            </w:r>
            <w:r w:rsidR="00AD61BA">
              <w:rPr>
                <w:noProof/>
                <w:webHidden/>
              </w:rPr>
              <w:instrText xml:space="preserve"> PAGEREF _Toc211517576 \h </w:instrText>
            </w:r>
            <w:r w:rsidR="00AD61BA">
              <w:rPr>
                <w:noProof/>
                <w:webHidden/>
              </w:rPr>
            </w:r>
            <w:r w:rsidR="00AD61BA">
              <w:rPr>
                <w:noProof/>
                <w:webHidden/>
              </w:rPr>
              <w:fldChar w:fldCharType="separate"/>
            </w:r>
            <w:r w:rsidR="00AD61BA">
              <w:rPr>
                <w:noProof/>
                <w:webHidden/>
              </w:rPr>
              <w:t>16</w:t>
            </w:r>
            <w:r w:rsidR="00AD61BA">
              <w:rPr>
                <w:noProof/>
                <w:webHidden/>
              </w:rPr>
              <w:fldChar w:fldCharType="end"/>
            </w:r>
          </w:hyperlink>
        </w:p>
        <w:p w14:paraId="39323EDE" w14:textId="77777777" w:rsidR="00AD61BA" w:rsidRDefault="006708AA">
          <w:pPr>
            <w:pStyle w:val="TOC3"/>
            <w:tabs>
              <w:tab w:val="right" w:leader="dot" w:pos="9350"/>
            </w:tabs>
            <w:rPr>
              <w:noProof/>
            </w:rPr>
          </w:pPr>
          <w:hyperlink w:anchor="_Toc211517577" w:history="1">
            <w:r w:rsidR="00AD61BA" w:rsidRPr="00891FCC">
              <w:rPr>
                <w:rStyle w:val="Hyperlink"/>
                <w:i/>
                <w:iCs/>
                <w:noProof/>
              </w:rPr>
              <w:t>2.2.4 Human-Computer Interaction (HCI) Principles</w:t>
            </w:r>
            <w:r w:rsidR="00AD61BA">
              <w:rPr>
                <w:noProof/>
                <w:webHidden/>
              </w:rPr>
              <w:tab/>
            </w:r>
            <w:r w:rsidR="00AD61BA">
              <w:rPr>
                <w:noProof/>
                <w:webHidden/>
              </w:rPr>
              <w:fldChar w:fldCharType="begin"/>
            </w:r>
            <w:r w:rsidR="00AD61BA">
              <w:rPr>
                <w:noProof/>
                <w:webHidden/>
              </w:rPr>
              <w:instrText xml:space="preserve"> PAGEREF _Toc211517577 \h </w:instrText>
            </w:r>
            <w:r w:rsidR="00AD61BA">
              <w:rPr>
                <w:noProof/>
                <w:webHidden/>
              </w:rPr>
            </w:r>
            <w:r w:rsidR="00AD61BA">
              <w:rPr>
                <w:noProof/>
                <w:webHidden/>
              </w:rPr>
              <w:fldChar w:fldCharType="separate"/>
            </w:r>
            <w:r w:rsidR="00AD61BA">
              <w:rPr>
                <w:noProof/>
                <w:webHidden/>
              </w:rPr>
              <w:t>16</w:t>
            </w:r>
            <w:r w:rsidR="00AD61BA">
              <w:rPr>
                <w:noProof/>
                <w:webHidden/>
              </w:rPr>
              <w:fldChar w:fldCharType="end"/>
            </w:r>
          </w:hyperlink>
        </w:p>
        <w:p w14:paraId="57A2974D" w14:textId="77777777" w:rsidR="00AD61BA" w:rsidRDefault="006708AA">
          <w:pPr>
            <w:pStyle w:val="TOC1"/>
            <w:tabs>
              <w:tab w:val="right" w:leader="dot" w:pos="9350"/>
            </w:tabs>
            <w:rPr>
              <w:noProof/>
            </w:rPr>
          </w:pPr>
          <w:hyperlink w:anchor="_Toc211517578" w:history="1">
            <w:r w:rsidR="00AD61BA" w:rsidRPr="00891FCC">
              <w:rPr>
                <w:rStyle w:val="Hyperlink"/>
                <w:rFonts w:ascii="Times New Roman" w:hAnsi="Times New Roman" w:cs="Times New Roman"/>
                <w:noProof/>
              </w:rPr>
              <w:t>2.3 RELATED STUDIES</w:t>
            </w:r>
            <w:r w:rsidR="00AD61BA">
              <w:rPr>
                <w:noProof/>
                <w:webHidden/>
              </w:rPr>
              <w:tab/>
            </w:r>
            <w:r w:rsidR="00AD61BA">
              <w:rPr>
                <w:noProof/>
                <w:webHidden/>
              </w:rPr>
              <w:fldChar w:fldCharType="begin"/>
            </w:r>
            <w:r w:rsidR="00AD61BA">
              <w:rPr>
                <w:noProof/>
                <w:webHidden/>
              </w:rPr>
              <w:instrText xml:space="preserve"> PAGEREF _Toc211517578 \h </w:instrText>
            </w:r>
            <w:r w:rsidR="00AD61BA">
              <w:rPr>
                <w:noProof/>
                <w:webHidden/>
              </w:rPr>
            </w:r>
            <w:r w:rsidR="00AD61BA">
              <w:rPr>
                <w:noProof/>
                <w:webHidden/>
              </w:rPr>
              <w:fldChar w:fldCharType="separate"/>
            </w:r>
            <w:r w:rsidR="00AD61BA">
              <w:rPr>
                <w:noProof/>
                <w:webHidden/>
              </w:rPr>
              <w:t>17</w:t>
            </w:r>
            <w:r w:rsidR="00AD61BA">
              <w:rPr>
                <w:noProof/>
                <w:webHidden/>
              </w:rPr>
              <w:fldChar w:fldCharType="end"/>
            </w:r>
          </w:hyperlink>
        </w:p>
        <w:p w14:paraId="139337D9" w14:textId="77777777" w:rsidR="00AD61BA" w:rsidRDefault="006708AA">
          <w:pPr>
            <w:pStyle w:val="TOC3"/>
            <w:tabs>
              <w:tab w:val="right" w:leader="dot" w:pos="9350"/>
            </w:tabs>
            <w:rPr>
              <w:noProof/>
            </w:rPr>
          </w:pPr>
          <w:hyperlink w:anchor="_Toc211517579" w:history="1">
            <w:r w:rsidR="00AD61BA" w:rsidRPr="00891FCC">
              <w:rPr>
                <w:rStyle w:val="Hyperlink"/>
                <w:rFonts w:ascii="Times New Roman" w:hAnsi="Times New Roman" w:cs="Times New Roman"/>
                <w:noProof/>
              </w:rPr>
              <w:t>2.3.1 Existing Internship Platforms</w:t>
            </w:r>
            <w:r w:rsidR="00AD61BA">
              <w:rPr>
                <w:noProof/>
                <w:webHidden/>
              </w:rPr>
              <w:tab/>
            </w:r>
            <w:r w:rsidR="00AD61BA">
              <w:rPr>
                <w:noProof/>
                <w:webHidden/>
              </w:rPr>
              <w:fldChar w:fldCharType="begin"/>
            </w:r>
            <w:r w:rsidR="00AD61BA">
              <w:rPr>
                <w:noProof/>
                <w:webHidden/>
              </w:rPr>
              <w:instrText xml:space="preserve"> PAGEREF _Toc211517579 \h </w:instrText>
            </w:r>
            <w:r w:rsidR="00AD61BA">
              <w:rPr>
                <w:noProof/>
                <w:webHidden/>
              </w:rPr>
            </w:r>
            <w:r w:rsidR="00AD61BA">
              <w:rPr>
                <w:noProof/>
                <w:webHidden/>
              </w:rPr>
              <w:fldChar w:fldCharType="separate"/>
            </w:r>
            <w:r w:rsidR="00AD61BA">
              <w:rPr>
                <w:noProof/>
                <w:webHidden/>
              </w:rPr>
              <w:t>17</w:t>
            </w:r>
            <w:r w:rsidR="00AD61BA">
              <w:rPr>
                <w:noProof/>
                <w:webHidden/>
              </w:rPr>
              <w:fldChar w:fldCharType="end"/>
            </w:r>
          </w:hyperlink>
        </w:p>
        <w:p w14:paraId="11D22F44" w14:textId="77777777" w:rsidR="00AD61BA" w:rsidRDefault="006708AA">
          <w:pPr>
            <w:pStyle w:val="TOC3"/>
            <w:tabs>
              <w:tab w:val="right" w:leader="dot" w:pos="9350"/>
            </w:tabs>
            <w:rPr>
              <w:noProof/>
            </w:rPr>
          </w:pPr>
          <w:hyperlink w:anchor="_Toc211517580" w:history="1">
            <w:r w:rsidR="00AD61BA" w:rsidRPr="00891FCC">
              <w:rPr>
                <w:rStyle w:val="Hyperlink"/>
                <w:i/>
                <w:iCs/>
                <w:noProof/>
              </w:rPr>
              <w:t>2.3.3 Notification and Analytics Systems</w:t>
            </w:r>
            <w:r w:rsidR="00AD61BA">
              <w:rPr>
                <w:noProof/>
                <w:webHidden/>
              </w:rPr>
              <w:tab/>
            </w:r>
            <w:r w:rsidR="00AD61BA">
              <w:rPr>
                <w:noProof/>
                <w:webHidden/>
              </w:rPr>
              <w:fldChar w:fldCharType="begin"/>
            </w:r>
            <w:r w:rsidR="00AD61BA">
              <w:rPr>
                <w:noProof/>
                <w:webHidden/>
              </w:rPr>
              <w:instrText xml:space="preserve"> PAGEREF _Toc211517580 \h </w:instrText>
            </w:r>
            <w:r w:rsidR="00AD61BA">
              <w:rPr>
                <w:noProof/>
                <w:webHidden/>
              </w:rPr>
            </w:r>
            <w:r w:rsidR="00AD61BA">
              <w:rPr>
                <w:noProof/>
                <w:webHidden/>
              </w:rPr>
              <w:fldChar w:fldCharType="separate"/>
            </w:r>
            <w:r w:rsidR="00AD61BA">
              <w:rPr>
                <w:noProof/>
                <w:webHidden/>
              </w:rPr>
              <w:t>18</w:t>
            </w:r>
            <w:r w:rsidR="00AD61BA">
              <w:rPr>
                <w:noProof/>
                <w:webHidden/>
              </w:rPr>
              <w:fldChar w:fldCharType="end"/>
            </w:r>
          </w:hyperlink>
        </w:p>
        <w:p w14:paraId="476BF65B" w14:textId="77777777" w:rsidR="00AD61BA" w:rsidRDefault="006708AA">
          <w:pPr>
            <w:pStyle w:val="TOC3"/>
            <w:tabs>
              <w:tab w:val="right" w:leader="dot" w:pos="9350"/>
            </w:tabs>
            <w:rPr>
              <w:noProof/>
            </w:rPr>
          </w:pPr>
          <w:hyperlink w:anchor="_Toc211517581" w:history="1">
            <w:r w:rsidR="00AD61BA" w:rsidRPr="00891FCC">
              <w:rPr>
                <w:rStyle w:val="Hyperlink"/>
                <w:i/>
                <w:iCs/>
                <w:noProof/>
              </w:rPr>
              <w:t>2.3.4 Technology Integration and Scalability</w:t>
            </w:r>
            <w:r w:rsidR="00AD61BA">
              <w:rPr>
                <w:noProof/>
                <w:webHidden/>
              </w:rPr>
              <w:tab/>
            </w:r>
            <w:r w:rsidR="00AD61BA">
              <w:rPr>
                <w:noProof/>
                <w:webHidden/>
              </w:rPr>
              <w:fldChar w:fldCharType="begin"/>
            </w:r>
            <w:r w:rsidR="00AD61BA">
              <w:rPr>
                <w:noProof/>
                <w:webHidden/>
              </w:rPr>
              <w:instrText xml:space="preserve"> PAGEREF _Toc211517581 \h </w:instrText>
            </w:r>
            <w:r w:rsidR="00AD61BA">
              <w:rPr>
                <w:noProof/>
                <w:webHidden/>
              </w:rPr>
            </w:r>
            <w:r w:rsidR="00AD61BA">
              <w:rPr>
                <w:noProof/>
                <w:webHidden/>
              </w:rPr>
              <w:fldChar w:fldCharType="separate"/>
            </w:r>
            <w:r w:rsidR="00AD61BA">
              <w:rPr>
                <w:noProof/>
                <w:webHidden/>
              </w:rPr>
              <w:t>18</w:t>
            </w:r>
            <w:r w:rsidR="00AD61BA">
              <w:rPr>
                <w:noProof/>
                <w:webHidden/>
              </w:rPr>
              <w:fldChar w:fldCharType="end"/>
            </w:r>
          </w:hyperlink>
        </w:p>
        <w:p w14:paraId="13D6D2CF" w14:textId="77777777" w:rsidR="00AD61BA" w:rsidRDefault="006708AA">
          <w:pPr>
            <w:pStyle w:val="TOC2"/>
            <w:tabs>
              <w:tab w:val="right" w:leader="dot" w:pos="9350"/>
            </w:tabs>
            <w:rPr>
              <w:noProof/>
            </w:rPr>
          </w:pPr>
          <w:hyperlink w:anchor="_Toc211517582" w:history="1">
            <w:r w:rsidR="00AD61BA" w:rsidRPr="00891FCC">
              <w:rPr>
                <w:rStyle w:val="Hyperlink"/>
                <w:rFonts w:ascii="Times New Roman" w:hAnsi="Times New Roman" w:cs="Times New Roman"/>
                <w:noProof/>
              </w:rPr>
              <w:t>2.4 RESEARCH GAPS AND JUSTIFICATION</w:t>
            </w:r>
            <w:r w:rsidR="00AD61BA">
              <w:rPr>
                <w:noProof/>
                <w:webHidden/>
              </w:rPr>
              <w:tab/>
            </w:r>
            <w:r w:rsidR="00AD61BA">
              <w:rPr>
                <w:noProof/>
                <w:webHidden/>
              </w:rPr>
              <w:fldChar w:fldCharType="begin"/>
            </w:r>
            <w:r w:rsidR="00AD61BA">
              <w:rPr>
                <w:noProof/>
                <w:webHidden/>
              </w:rPr>
              <w:instrText xml:space="preserve"> PAGEREF _Toc211517582 \h </w:instrText>
            </w:r>
            <w:r w:rsidR="00AD61BA">
              <w:rPr>
                <w:noProof/>
                <w:webHidden/>
              </w:rPr>
            </w:r>
            <w:r w:rsidR="00AD61BA">
              <w:rPr>
                <w:noProof/>
                <w:webHidden/>
              </w:rPr>
              <w:fldChar w:fldCharType="separate"/>
            </w:r>
            <w:r w:rsidR="00AD61BA">
              <w:rPr>
                <w:noProof/>
                <w:webHidden/>
              </w:rPr>
              <w:t>18</w:t>
            </w:r>
            <w:r w:rsidR="00AD61BA">
              <w:rPr>
                <w:noProof/>
                <w:webHidden/>
              </w:rPr>
              <w:fldChar w:fldCharType="end"/>
            </w:r>
          </w:hyperlink>
        </w:p>
        <w:p w14:paraId="33620932" w14:textId="77777777" w:rsidR="00AD61BA" w:rsidRDefault="006708AA">
          <w:pPr>
            <w:pStyle w:val="TOC2"/>
            <w:tabs>
              <w:tab w:val="right" w:leader="dot" w:pos="9350"/>
            </w:tabs>
            <w:rPr>
              <w:noProof/>
            </w:rPr>
          </w:pPr>
          <w:hyperlink w:anchor="_Toc211517583" w:history="1">
            <w:r w:rsidR="00AD61BA" w:rsidRPr="00891FCC">
              <w:rPr>
                <w:rStyle w:val="Hyperlink"/>
                <w:rFonts w:ascii="Times New Roman" w:hAnsi="Times New Roman" w:cs="Times New Roman"/>
                <w:noProof/>
              </w:rPr>
              <w:t>CHAPTER THREE: SYSTEM DESIGN AND ANALYSIS</w:t>
            </w:r>
            <w:r w:rsidR="00AD61BA">
              <w:rPr>
                <w:noProof/>
                <w:webHidden/>
              </w:rPr>
              <w:tab/>
            </w:r>
            <w:r w:rsidR="00AD61BA">
              <w:rPr>
                <w:noProof/>
                <w:webHidden/>
              </w:rPr>
              <w:fldChar w:fldCharType="begin"/>
            </w:r>
            <w:r w:rsidR="00AD61BA">
              <w:rPr>
                <w:noProof/>
                <w:webHidden/>
              </w:rPr>
              <w:instrText xml:space="preserve"> PAGEREF _Toc211517583 \h </w:instrText>
            </w:r>
            <w:r w:rsidR="00AD61BA">
              <w:rPr>
                <w:noProof/>
                <w:webHidden/>
              </w:rPr>
            </w:r>
            <w:r w:rsidR="00AD61BA">
              <w:rPr>
                <w:noProof/>
                <w:webHidden/>
              </w:rPr>
              <w:fldChar w:fldCharType="separate"/>
            </w:r>
            <w:r w:rsidR="00AD61BA">
              <w:rPr>
                <w:noProof/>
                <w:webHidden/>
              </w:rPr>
              <w:t>19</w:t>
            </w:r>
            <w:r w:rsidR="00AD61BA">
              <w:rPr>
                <w:noProof/>
                <w:webHidden/>
              </w:rPr>
              <w:fldChar w:fldCharType="end"/>
            </w:r>
          </w:hyperlink>
        </w:p>
        <w:p w14:paraId="53078D44" w14:textId="77777777" w:rsidR="00AD61BA" w:rsidRDefault="006708AA">
          <w:pPr>
            <w:pStyle w:val="TOC2"/>
            <w:tabs>
              <w:tab w:val="right" w:leader="dot" w:pos="9350"/>
            </w:tabs>
            <w:rPr>
              <w:noProof/>
            </w:rPr>
          </w:pPr>
          <w:hyperlink w:anchor="_Toc211517584" w:history="1">
            <w:r w:rsidR="00AD61BA" w:rsidRPr="00891FCC">
              <w:rPr>
                <w:rStyle w:val="Hyperlink"/>
                <w:rFonts w:ascii="Times New Roman" w:hAnsi="Times New Roman" w:cs="Times New Roman"/>
                <w:noProof/>
              </w:rPr>
              <w:t>3.1 INTRODUCTION</w:t>
            </w:r>
            <w:r w:rsidR="00AD61BA">
              <w:rPr>
                <w:noProof/>
                <w:webHidden/>
              </w:rPr>
              <w:tab/>
            </w:r>
            <w:r w:rsidR="00AD61BA">
              <w:rPr>
                <w:noProof/>
                <w:webHidden/>
              </w:rPr>
              <w:fldChar w:fldCharType="begin"/>
            </w:r>
            <w:r w:rsidR="00AD61BA">
              <w:rPr>
                <w:noProof/>
                <w:webHidden/>
              </w:rPr>
              <w:instrText xml:space="preserve"> PAGEREF _Toc211517584 \h </w:instrText>
            </w:r>
            <w:r w:rsidR="00AD61BA">
              <w:rPr>
                <w:noProof/>
                <w:webHidden/>
              </w:rPr>
            </w:r>
            <w:r w:rsidR="00AD61BA">
              <w:rPr>
                <w:noProof/>
                <w:webHidden/>
              </w:rPr>
              <w:fldChar w:fldCharType="separate"/>
            </w:r>
            <w:r w:rsidR="00AD61BA">
              <w:rPr>
                <w:noProof/>
                <w:webHidden/>
              </w:rPr>
              <w:t>19</w:t>
            </w:r>
            <w:r w:rsidR="00AD61BA">
              <w:rPr>
                <w:noProof/>
                <w:webHidden/>
              </w:rPr>
              <w:fldChar w:fldCharType="end"/>
            </w:r>
          </w:hyperlink>
        </w:p>
        <w:p w14:paraId="63C35C31" w14:textId="77777777" w:rsidR="00AD61BA" w:rsidRDefault="006708AA">
          <w:pPr>
            <w:pStyle w:val="TOC2"/>
            <w:tabs>
              <w:tab w:val="right" w:leader="dot" w:pos="9350"/>
            </w:tabs>
            <w:rPr>
              <w:noProof/>
            </w:rPr>
          </w:pPr>
          <w:hyperlink w:anchor="_Toc211517585" w:history="1">
            <w:r w:rsidR="00AD61BA" w:rsidRPr="00891FCC">
              <w:rPr>
                <w:rStyle w:val="Hyperlink"/>
                <w:rFonts w:ascii="Times New Roman" w:hAnsi="Times New Roman" w:cs="Times New Roman"/>
                <w:noProof/>
              </w:rPr>
              <w:t>3.2 SCOPE AND TARGET AUDIENCE</w:t>
            </w:r>
            <w:r w:rsidR="00AD61BA">
              <w:rPr>
                <w:noProof/>
                <w:webHidden/>
              </w:rPr>
              <w:tab/>
            </w:r>
            <w:r w:rsidR="00AD61BA">
              <w:rPr>
                <w:noProof/>
                <w:webHidden/>
              </w:rPr>
              <w:fldChar w:fldCharType="begin"/>
            </w:r>
            <w:r w:rsidR="00AD61BA">
              <w:rPr>
                <w:noProof/>
                <w:webHidden/>
              </w:rPr>
              <w:instrText xml:space="preserve"> PAGEREF _Toc211517585 \h </w:instrText>
            </w:r>
            <w:r w:rsidR="00AD61BA">
              <w:rPr>
                <w:noProof/>
                <w:webHidden/>
              </w:rPr>
            </w:r>
            <w:r w:rsidR="00AD61BA">
              <w:rPr>
                <w:noProof/>
                <w:webHidden/>
              </w:rPr>
              <w:fldChar w:fldCharType="separate"/>
            </w:r>
            <w:r w:rsidR="00AD61BA">
              <w:rPr>
                <w:noProof/>
                <w:webHidden/>
              </w:rPr>
              <w:t>20</w:t>
            </w:r>
            <w:r w:rsidR="00AD61BA">
              <w:rPr>
                <w:noProof/>
                <w:webHidden/>
              </w:rPr>
              <w:fldChar w:fldCharType="end"/>
            </w:r>
          </w:hyperlink>
        </w:p>
        <w:p w14:paraId="58B4B29E" w14:textId="77777777" w:rsidR="00AD61BA" w:rsidRDefault="006708AA">
          <w:pPr>
            <w:pStyle w:val="TOC2"/>
            <w:tabs>
              <w:tab w:val="right" w:leader="dot" w:pos="9350"/>
            </w:tabs>
            <w:rPr>
              <w:noProof/>
            </w:rPr>
          </w:pPr>
          <w:hyperlink w:anchor="_Toc211517586" w:history="1">
            <w:r w:rsidR="00AD61BA" w:rsidRPr="00891FCC">
              <w:rPr>
                <w:rStyle w:val="Hyperlink"/>
                <w:rFonts w:ascii="Times New Roman" w:hAnsi="Times New Roman" w:cs="Times New Roman"/>
                <w:noProof/>
              </w:rPr>
              <w:t>3.3 METHODOLOGY AND TECHNIQUES OF RESEARCH USED</w:t>
            </w:r>
            <w:r w:rsidR="00AD61BA">
              <w:rPr>
                <w:noProof/>
                <w:webHidden/>
              </w:rPr>
              <w:tab/>
            </w:r>
            <w:r w:rsidR="00AD61BA">
              <w:rPr>
                <w:noProof/>
                <w:webHidden/>
              </w:rPr>
              <w:fldChar w:fldCharType="begin"/>
            </w:r>
            <w:r w:rsidR="00AD61BA">
              <w:rPr>
                <w:noProof/>
                <w:webHidden/>
              </w:rPr>
              <w:instrText xml:space="preserve"> PAGEREF _Toc211517586 \h </w:instrText>
            </w:r>
            <w:r w:rsidR="00AD61BA">
              <w:rPr>
                <w:noProof/>
                <w:webHidden/>
              </w:rPr>
            </w:r>
            <w:r w:rsidR="00AD61BA">
              <w:rPr>
                <w:noProof/>
                <w:webHidden/>
              </w:rPr>
              <w:fldChar w:fldCharType="separate"/>
            </w:r>
            <w:r w:rsidR="00AD61BA">
              <w:rPr>
                <w:noProof/>
                <w:webHidden/>
              </w:rPr>
              <w:t>20</w:t>
            </w:r>
            <w:r w:rsidR="00AD61BA">
              <w:rPr>
                <w:noProof/>
                <w:webHidden/>
              </w:rPr>
              <w:fldChar w:fldCharType="end"/>
            </w:r>
          </w:hyperlink>
        </w:p>
        <w:p w14:paraId="27354A0A" w14:textId="77777777" w:rsidR="00AD61BA" w:rsidRDefault="006708AA">
          <w:pPr>
            <w:pStyle w:val="TOC3"/>
            <w:tabs>
              <w:tab w:val="right" w:leader="dot" w:pos="9350"/>
            </w:tabs>
            <w:rPr>
              <w:noProof/>
            </w:rPr>
          </w:pPr>
          <w:hyperlink w:anchor="_Toc211517587" w:history="1">
            <w:r w:rsidR="00AD61BA" w:rsidRPr="00891FCC">
              <w:rPr>
                <w:rStyle w:val="Hyperlink"/>
                <w:i/>
                <w:iCs/>
                <w:noProof/>
              </w:rPr>
              <w:t>3.3.1 Interview</w:t>
            </w:r>
            <w:r w:rsidR="00AD61BA">
              <w:rPr>
                <w:noProof/>
                <w:webHidden/>
              </w:rPr>
              <w:tab/>
            </w:r>
            <w:r w:rsidR="00AD61BA">
              <w:rPr>
                <w:noProof/>
                <w:webHidden/>
              </w:rPr>
              <w:fldChar w:fldCharType="begin"/>
            </w:r>
            <w:r w:rsidR="00AD61BA">
              <w:rPr>
                <w:noProof/>
                <w:webHidden/>
              </w:rPr>
              <w:instrText xml:space="preserve"> PAGEREF _Toc211517587 \h </w:instrText>
            </w:r>
            <w:r w:rsidR="00AD61BA">
              <w:rPr>
                <w:noProof/>
                <w:webHidden/>
              </w:rPr>
            </w:r>
            <w:r w:rsidR="00AD61BA">
              <w:rPr>
                <w:noProof/>
                <w:webHidden/>
              </w:rPr>
              <w:fldChar w:fldCharType="separate"/>
            </w:r>
            <w:r w:rsidR="00AD61BA">
              <w:rPr>
                <w:noProof/>
                <w:webHidden/>
              </w:rPr>
              <w:t>21</w:t>
            </w:r>
            <w:r w:rsidR="00AD61BA">
              <w:rPr>
                <w:noProof/>
                <w:webHidden/>
              </w:rPr>
              <w:fldChar w:fldCharType="end"/>
            </w:r>
          </w:hyperlink>
        </w:p>
        <w:p w14:paraId="42663806" w14:textId="77777777" w:rsidR="00AD61BA" w:rsidRDefault="006708AA">
          <w:pPr>
            <w:pStyle w:val="TOC3"/>
            <w:tabs>
              <w:tab w:val="right" w:leader="dot" w:pos="9350"/>
            </w:tabs>
            <w:rPr>
              <w:noProof/>
            </w:rPr>
          </w:pPr>
          <w:hyperlink w:anchor="_Toc211517588" w:history="1">
            <w:r w:rsidR="00AD61BA" w:rsidRPr="00891FCC">
              <w:rPr>
                <w:rStyle w:val="Hyperlink"/>
                <w:i/>
                <w:iCs/>
                <w:noProof/>
              </w:rPr>
              <w:t>3.3.2 Documentation Review</w:t>
            </w:r>
            <w:r w:rsidR="00AD61BA">
              <w:rPr>
                <w:noProof/>
                <w:webHidden/>
              </w:rPr>
              <w:tab/>
            </w:r>
            <w:r w:rsidR="00AD61BA">
              <w:rPr>
                <w:noProof/>
                <w:webHidden/>
              </w:rPr>
              <w:fldChar w:fldCharType="begin"/>
            </w:r>
            <w:r w:rsidR="00AD61BA">
              <w:rPr>
                <w:noProof/>
                <w:webHidden/>
              </w:rPr>
              <w:instrText xml:space="preserve"> PAGEREF _Toc211517588 \h </w:instrText>
            </w:r>
            <w:r w:rsidR="00AD61BA">
              <w:rPr>
                <w:noProof/>
                <w:webHidden/>
              </w:rPr>
            </w:r>
            <w:r w:rsidR="00AD61BA">
              <w:rPr>
                <w:noProof/>
                <w:webHidden/>
              </w:rPr>
              <w:fldChar w:fldCharType="separate"/>
            </w:r>
            <w:r w:rsidR="00AD61BA">
              <w:rPr>
                <w:noProof/>
                <w:webHidden/>
              </w:rPr>
              <w:t>21</w:t>
            </w:r>
            <w:r w:rsidR="00AD61BA">
              <w:rPr>
                <w:noProof/>
                <w:webHidden/>
              </w:rPr>
              <w:fldChar w:fldCharType="end"/>
            </w:r>
          </w:hyperlink>
        </w:p>
        <w:p w14:paraId="66802893" w14:textId="77777777" w:rsidR="00AD61BA" w:rsidRDefault="006708AA">
          <w:pPr>
            <w:pStyle w:val="TOC3"/>
            <w:tabs>
              <w:tab w:val="right" w:leader="dot" w:pos="9350"/>
            </w:tabs>
            <w:rPr>
              <w:noProof/>
            </w:rPr>
          </w:pPr>
          <w:hyperlink w:anchor="_Toc211517589" w:history="1">
            <w:r w:rsidR="00AD61BA" w:rsidRPr="00891FCC">
              <w:rPr>
                <w:rStyle w:val="Hyperlink"/>
                <w:i/>
                <w:iCs/>
                <w:noProof/>
              </w:rPr>
              <w:t>3.3.3 Observation</w:t>
            </w:r>
            <w:r w:rsidR="00AD61BA">
              <w:rPr>
                <w:noProof/>
                <w:webHidden/>
              </w:rPr>
              <w:tab/>
            </w:r>
            <w:r w:rsidR="00AD61BA">
              <w:rPr>
                <w:noProof/>
                <w:webHidden/>
              </w:rPr>
              <w:fldChar w:fldCharType="begin"/>
            </w:r>
            <w:r w:rsidR="00AD61BA">
              <w:rPr>
                <w:noProof/>
                <w:webHidden/>
              </w:rPr>
              <w:instrText xml:space="preserve"> PAGEREF _Toc211517589 \h </w:instrText>
            </w:r>
            <w:r w:rsidR="00AD61BA">
              <w:rPr>
                <w:noProof/>
                <w:webHidden/>
              </w:rPr>
            </w:r>
            <w:r w:rsidR="00AD61BA">
              <w:rPr>
                <w:noProof/>
                <w:webHidden/>
              </w:rPr>
              <w:fldChar w:fldCharType="separate"/>
            </w:r>
            <w:r w:rsidR="00AD61BA">
              <w:rPr>
                <w:noProof/>
                <w:webHidden/>
              </w:rPr>
              <w:t>21</w:t>
            </w:r>
            <w:r w:rsidR="00AD61BA">
              <w:rPr>
                <w:noProof/>
                <w:webHidden/>
              </w:rPr>
              <w:fldChar w:fldCharType="end"/>
            </w:r>
          </w:hyperlink>
        </w:p>
        <w:p w14:paraId="5DA18CE8" w14:textId="77777777" w:rsidR="00AD61BA" w:rsidRDefault="006708AA">
          <w:pPr>
            <w:pStyle w:val="TOC3"/>
            <w:tabs>
              <w:tab w:val="right" w:leader="dot" w:pos="9350"/>
            </w:tabs>
            <w:rPr>
              <w:noProof/>
            </w:rPr>
          </w:pPr>
          <w:hyperlink w:anchor="_Toc211517590" w:history="1">
            <w:r w:rsidR="00AD61BA" w:rsidRPr="00891FCC">
              <w:rPr>
                <w:rStyle w:val="Hyperlink"/>
                <w:i/>
                <w:iCs/>
                <w:noProof/>
              </w:rPr>
              <w:t>3.3.4 Surveys</w:t>
            </w:r>
            <w:r w:rsidR="00AD61BA">
              <w:rPr>
                <w:noProof/>
                <w:webHidden/>
              </w:rPr>
              <w:tab/>
            </w:r>
            <w:r w:rsidR="00AD61BA">
              <w:rPr>
                <w:noProof/>
                <w:webHidden/>
              </w:rPr>
              <w:fldChar w:fldCharType="begin"/>
            </w:r>
            <w:r w:rsidR="00AD61BA">
              <w:rPr>
                <w:noProof/>
                <w:webHidden/>
              </w:rPr>
              <w:instrText xml:space="preserve"> PAGEREF _Toc211517590 \h </w:instrText>
            </w:r>
            <w:r w:rsidR="00AD61BA">
              <w:rPr>
                <w:noProof/>
                <w:webHidden/>
              </w:rPr>
            </w:r>
            <w:r w:rsidR="00AD61BA">
              <w:rPr>
                <w:noProof/>
                <w:webHidden/>
              </w:rPr>
              <w:fldChar w:fldCharType="separate"/>
            </w:r>
            <w:r w:rsidR="00AD61BA">
              <w:rPr>
                <w:noProof/>
                <w:webHidden/>
              </w:rPr>
              <w:t>22</w:t>
            </w:r>
            <w:r w:rsidR="00AD61BA">
              <w:rPr>
                <w:noProof/>
                <w:webHidden/>
              </w:rPr>
              <w:fldChar w:fldCharType="end"/>
            </w:r>
          </w:hyperlink>
        </w:p>
        <w:p w14:paraId="19A783A4" w14:textId="77777777" w:rsidR="00AD61BA" w:rsidRDefault="006708AA">
          <w:pPr>
            <w:pStyle w:val="TOC2"/>
            <w:tabs>
              <w:tab w:val="right" w:leader="dot" w:pos="9350"/>
            </w:tabs>
            <w:rPr>
              <w:noProof/>
            </w:rPr>
          </w:pPr>
          <w:hyperlink w:anchor="_Toc211517591" w:history="1">
            <w:r w:rsidR="00AD61BA" w:rsidRPr="00891FCC">
              <w:rPr>
                <w:rStyle w:val="Hyperlink"/>
                <w:rFonts w:ascii="Times New Roman" w:hAnsi="Times New Roman" w:cs="Times New Roman"/>
                <w:noProof/>
              </w:rPr>
              <w:t>3.4 SOFTWARE DEVELOPMENT PROCESS MODEL: WATERFALL MODEL</w:t>
            </w:r>
            <w:r w:rsidR="00AD61BA">
              <w:rPr>
                <w:noProof/>
                <w:webHidden/>
              </w:rPr>
              <w:tab/>
            </w:r>
            <w:r w:rsidR="00AD61BA">
              <w:rPr>
                <w:noProof/>
                <w:webHidden/>
              </w:rPr>
              <w:fldChar w:fldCharType="begin"/>
            </w:r>
            <w:r w:rsidR="00AD61BA">
              <w:rPr>
                <w:noProof/>
                <w:webHidden/>
              </w:rPr>
              <w:instrText xml:space="preserve"> PAGEREF _Toc211517591 \h </w:instrText>
            </w:r>
            <w:r w:rsidR="00AD61BA">
              <w:rPr>
                <w:noProof/>
                <w:webHidden/>
              </w:rPr>
            </w:r>
            <w:r w:rsidR="00AD61BA">
              <w:rPr>
                <w:noProof/>
                <w:webHidden/>
              </w:rPr>
              <w:fldChar w:fldCharType="separate"/>
            </w:r>
            <w:r w:rsidR="00AD61BA">
              <w:rPr>
                <w:noProof/>
                <w:webHidden/>
              </w:rPr>
              <w:t>23</w:t>
            </w:r>
            <w:r w:rsidR="00AD61BA">
              <w:rPr>
                <w:noProof/>
                <w:webHidden/>
              </w:rPr>
              <w:fldChar w:fldCharType="end"/>
            </w:r>
          </w:hyperlink>
        </w:p>
        <w:p w14:paraId="4A71D882" w14:textId="77777777" w:rsidR="00AD61BA" w:rsidRDefault="006708AA">
          <w:pPr>
            <w:pStyle w:val="TOC2"/>
            <w:tabs>
              <w:tab w:val="right" w:leader="dot" w:pos="9350"/>
            </w:tabs>
            <w:rPr>
              <w:noProof/>
            </w:rPr>
          </w:pPr>
          <w:hyperlink w:anchor="_Toc211517592" w:history="1">
            <w:r w:rsidR="00AD61BA" w:rsidRPr="00891FCC">
              <w:rPr>
                <w:rStyle w:val="Hyperlink"/>
                <w:rFonts w:ascii="Times New Roman" w:hAnsi="Times New Roman" w:cs="Times New Roman"/>
                <w:noProof/>
              </w:rPr>
              <w:t>Figure 1: Waterfall Model</w:t>
            </w:r>
            <w:r w:rsidR="00AD61BA">
              <w:rPr>
                <w:noProof/>
                <w:webHidden/>
              </w:rPr>
              <w:tab/>
            </w:r>
            <w:r w:rsidR="00AD61BA">
              <w:rPr>
                <w:noProof/>
                <w:webHidden/>
              </w:rPr>
              <w:fldChar w:fldCharType="begin"/>
            </w:r>
            <w:r w:rsidR="00AD61BA">
              <w:rPr>
                <w:noProof/>
                <w:webHidden/>
              </w:rPr>
              <w:instrText xml:space="preserve"> PAGEREF _Toc211517592 \h </w:instrText>
            </w:r>
            <w:r w:rsidR="00AD61BA">
              <w:rPr>
                <w:noProof/>
                <w:webHidden/>
              </w:rPr>
            </w:r>
            <w:r w:rsidR="00AD61BA">
              <w:rPr>
                <w:noProof/>
                <w:webHidden/>
              </w:rPr>
              <w:fldChar w:fldCharType="separate"/>
            </w:r>
            <w:r w:rsidR="00AD61BA">
              <w:rPr>
                <w:noProof/>
                <w:webHidden/>
              </w:rPr>
              <w:t>23</w:t>
            </w:r>
            <w:r w:rsidR="00AD61BA">
              <w:rPr>
                <w:noProof/>
                <w:webHidden/>
              </w:rPr>
              <w:fldChar w:fldCharType="end"/>
            </w:r>
          </w:hyperlink>
        </w:p>
        <w:p w14:paraId="0C8BDA55" w14:textId="77777777" w:rsidR="00AD61BA" w:rsidRDefault="006708AA">
          <w:pPr>
            <w:pStyle w:val="TOC2"/>
            <w:tabs>
              <w:tab w:val="right" w:leader="dot" w:pos="9350"/>
            </w:tabs>
            <w:rPr>
              <w:noProof/>
            </w:rPr>
          </w:pPr>
          <w:hyperlink w:anchor="_Toc211517593" w:history="1">
            <w:r w:rsidR="00AD61BA" w:rsidRPr="00891FCC">
              <w:rPr>
                <w:rStyle w:val="Hyperlink"/>
                <w:rFonts w:ascii="Times New Roman" w:hAnsi="Times New Roman" w:cs="Times New Roman"/>
                <w:noProof/>
              </w:rPr>
              <w:t>Waterfall Model Implementation</w:t>
            </w:r>
            <w:r w:rsidR="00AD61BA">
              <w:rPr>
                <w:noProof/>
                <w:webHidden/>
              </w:rPr>
              <w:tab/>
            </w:r>
            <w:r w:rsidR="00AD61BA">
              <w:rPr>
                <w:noProof/>
                <w:webHidden/>
              </w:rPr>
              <w:fldChar w:fldCharType="begin"/>
            </w:r>
            <w:r w:rsidR="00AD61BA">
              <w:rPr>
                <w:noProof/>
                <w:webHidden/>
              </w:rPr>
              <w:instrText xml:space="preserve"> PAGEREF _Toc211517593 \h </w:instrText>
            </w:r>
            <w:r w:rsidR="00AD61BA">
              <w:rPr>
                <w:noProof/>
                <w:webHidden/>
              </w:rPr>
            </w:r>
            <w:r w:rsidR="00AD61BA">
              <w:rPr>
                <w:noProof/>
                <w:webHidden/>
              </w:rPr>
              <w:fldChar w:fldCharType="separate"/>
            </w:r>
            <w:r w:rsidR="00AD61BA">
              <w:rPr>
                <w:noProof/>
                <w:webHidden/>
              </w:rPr>
              <w:t>23</w:t>
            </w:r>
            <w:r w:rsidR="00AD61BA">
              <w:rPr>
                <w:noProof/>
                <w:webHidden/>
              </w:rPr>
              <w:fldChar w:fldCharType="end"/>
            </w:r>
          </w:hyperlink>
        </w:p>
        <w:p w14:paraId="6C439FF4" w14:textId="77777777" w:rsidR="00AD61BA" w:rsidRDefault="006708AA">
          <w:pPr>
            <w:pStyle w:val="TOC2"/>
            <w:tabs>
              <w:tab w:val="right" w:leader="dot" w:pos="9350"/>
            </w:tabs>
            <w:rPr>
              <w:noProof/>
            </w:rPr>
          </w:pPr>
          <w:hyperlink w:anchor="_Toc211517594" w:history="1">
            <w:r w:rsidR="00AD61BA" w:rsidRPr="00891FCC">
              <w:rPr>
                <w:rStyle w:val="Hyperlink"/>
                <w:rFonts w:ascii="Times New Roman" w:hAnsi="Times New Roman" w:cs="Times New Roman"/>
                <w:noProof/>
              </w:rPr>
              <w:t>3.5 SYSTEM ANALYSIS</w:t>
            </w:r>
            <w:r w:rsidR="00AD61BA">
              <w:rPr>
                <w:noProof/>
                <w:webHidden/>
              </w:rPr>
              <w:tab/>
            </w:r>
            <w:r w:rsidR="00AD61BA">
              <w:rPr>
                <w:noProof/>
                <w:webHidden/>
              </w:rPr>
              <w:fldChar w:fldCharType="begin"/>
            </w:r>
            <w:r w:rsidR="00AD61BA">
              <w:rPr>
                <w:noProof/>
                <w:webHidden/>
              </w:rPr>
              <w:instrText xml:space="preserve"> PAGEREF _Toc211517594 \h </w:instrText>
            </w:r>
            <w:r w:rsidR="00AD61BA">
              <w:rPr>
                <w:noProof/>
                <w:webHidden/>
              </w:rPr>
            </w:r>
            <w:r w:rsidR="00AD61BA">
              <w:rPr>
                <w:noProof/>
                <w:webHidden/>
              </w:rPr>
              <w:fldChar w:fldCharType="separate"/>
            </w:r>
            <w:r w:rsidR="00AD61BA">
              <w:rPr>
                <w:noProof/>
                <w:webHidden/>
              </w:rPr>
              <w:t>24</w:t>
            </w:r>
            <w:r w:rsidR="00AD61BA">
              <w:rPr>
                <w:noProof/>
                <w:webHidden/>
              </w:rPr>
              <w:fldChar w:fldCharType="end"/>
            </w:r>
          </w:hyperlink>
        </w:p>
        <w:p w14:paraId="795C52DE" w14:textId="77777777" w:rsidR="00AD61BA" w:rsidRDefault="006708AA">
          <w:pPr>
            <w:pStyle w:val="TOC2"/>
            <w:tabs>
              <w:tab w:val="right" w:leader="dot" w:pos="9350"/>
            </w:tabs>
            <w:rPr>
              <w:noProof/>
            </w:rPr>
          </w:pPr>
          <w:hyperlink w:anchor="_Toc211517595" w:history="1">
            <w:r w:rsidR="00AD61BA" w:rsidRPr="00891FCC">
              <w:rPr>
                <w:rStyle w:val="Hyperlink"/>
                <w:rFonts w:ascii="Times New Roman" w:hAnsi="Times New Roman" w:cs="Times New Roman"/>
                <w:noProof/>
              </w:rPr>
              <w:t>3.5.1 Current System Analysis</w:t>
            </w:r>
            <w:r w:rsidR="00AD61BA">
              <w:rPr>
                <w:noProof/>
                <w:webHidden/>
              </w:rPr>
              <w:tab/>
            </w:r>
            <w:r w:rsidR="00AD61BA">
              <w:rPr>
                <w:noProof/>
                <w:webHidden/>
              </w:rPr>
              <w:fldChar w:fldCharType="begin"/>
            </w:r>
            <w:r w:rsidR="00AD61BA">
              <w:rPr>
                <w:noProof/>
                <w:webHidden/>
              </w:rPr>
              <w:instrText xml:space="preserve"> PAGEREF _Toc211517595 \h </w:instrText>
            </w:r>
            <w:r w:rsidR="00AD61BA">
              <w:rPr>
                <w:noProof/>
                <w:webHidden/>
              </w:rPr>
            </w:r>
            <w:r w:rsidR="00AD61BA">
              <w:rPr>
                <w:noProof/>
                <w:webHidden/>
              </w:rPr>
              <w:fldChar w:fldCharType="separate"/>
            </w:r>
            <w:r w:rsidR="00AD61BA">
              <w:rPr>
                <w:noProof/>
                <w:webHidden/>
              </w:rPr>
              <w:t>24</w:t>
            </w:r>
            <w:r w:rsidR="00AD61BA">
              <w:rPr>
                <w:noProof/>
                <w:webHidden/>
              </w:rPr>
              <w:fldChar w:fldCharType="end"/>
            </w:r>
          </w:hyperlink>
        </w:p>
        <w:p w14:paraId="65E3F8F8" w14:textId="77777777" w:rsidR="00AD61BA" w:rsidRDefault="006708AA">
          <w:pPr>
            <w:pStyle w:val="TOC2"/>
            <w:tabs>
              <w:tab w:val="right" w:leader="dot" w:pos="9350"/>
            </w:tabs>
            <w:rPr>
              <w:noProof/>
            </w:rPr>
          </w:pPr>
          <w:hyperlink w:anchor="_Toc211517596" w:history="1">
            <w:r w:rsidR="00AD61BA" w:rsidRPr="00891FCC">
              <w:rPr>
                <w:rStyle w:val="Hyperlink"/>
                <w:rFonts w:ascii="Times New Roman" w:hAnsi="Times New Roman" w:cs="Times New Roman"/>
                <w:noProof/>
              </w:rPr>
              <w:t>3.5.2 Proposed System Description and Improvement</w:t>
            </w:r>
            <w:r w:rsidR="00AD61BA">
              <w:rPr>
                <w:noProof/>
                <w:webHidden/>
              </w:rPr>
              <w:tab/>
            </w:r>
            <w:r w:rsidR="00AD61BA">
              <w:rPr>
                <w:noProof/>
                <w:webHidden/>
              </w:rPr>
              <w:fldChar w:fldCharType="begin"/>
            </w:r>
            <w:r w:rsidR="00AD61BA">
              <w:rPr>
                <w:noProof/>
                <w:webHidden/>
              </w:rPr>
              <w:instrText xml:space="preserve"> PAGEREF _Toc211517596 \h </w:instrText>
            </w:r>
            <w:r w:rsidR="00AD61BA">
              <w:rPr>
                <w:noProof/>
                <w:webHidden/>
              </w:rPr>
            </w:r>
            <w:r w:rsidR="00AD61BA">
              <w:rPr>
                <w:noProof/>
                <w:webHidden/>
              </w:rPr>
              <w:fldChar w:fldCharType="separate"/>
            </w:r>
            <w:r w:rsidR="00AD61BA">
              <w:rPr>
                <w:noProof/>
                <w:webHidden/>
              </w:rPr>
              <w:t>24</w:t>
            </w:r>
            <w:r w:rsidR="00AD61BA">
              <w:rPr>
                <w:noProof/>
                <w:webHidden/>
              </w:rPr>
              <w:fldChar w:fldCharType="end"/>
            </w:r>
          </w:hyperlink>
        </w:p>
        <w:p w14:paraId="75D338B4" w14:textId="77777777" w:rsidR="00AD61BA" w:rsidRDefault="006708AA">
          <w:pPr>
            <w:pStyle w:val="TOC2"/>
            <w:tabs>
              <w:tab w:val="right" w:leader="dot" w:pos="9350"/>
            </w:tabs>
            <w:rPr>
              <w:noProof/>
            </w:rPr>
          </w:pPr>
          <w:hyperlink w:anchor="_Toc211517597" w:history="1">
            <w:r w:rsidR="00AD61BA" w:rsidRPr="00891FCC">
              <w:rPr>
                <w:rStyle w:val="Hyperlink"/>
                <w:rFonts w:ascii="Times New Roman" w:hAnsi="Times New Roman" w:cs="Times New Roman"/>
                <w:noProof/>
              </w:rPr>
              <w:t>3.6 USE-CASE DIAGRAM</w:t>
            </w:r>
            <w:r w:rsidR="00AD61BA">
              <w:rPr>
                <w:noProof/>
                <w:webHidden/>
              </w:rPr>
              <w:tab/>
            </w:r>
            <w:r w:rsidR="00AD61BA">
              <w:rPr>
                <w:noProof/>
                <w:webHidden/>
              </w:rPr>
              <w:fldChar w:fldCharType="begin"/>
            </w:r>
            <w:r w:rsidR="00AD61BA">
              <w:rPr>
                <w:noProof/>
                <w:webHidden/>
              </w:rPr>
              <w:instrText xml:space="preserve"> PAGEREF _Toc211517597 \h </w:instrText>
            </w:r>
            <w:r w:rsidR="00AD61BA">
              <w:rPr>
                <w:noProof/>
                <w:webHidden/>
              </w:rPr>
            </w:r>
            <w:r w:rsidR="00AD61BA">
              <w:rPr>
                <w:noProof/>
                <w:webHidden/>
              </w:rPr>
              <w:fldChar w:fldCharType="separate"/>
            </w:r>
            <w:r w:rsidR="00AD61BA">
              <w:rPr>
                <w:noProof/>
                <w:webHidden/>
              </w:rPr>
              <w:t>25</w:t>
            </w:r>
            <w:r w:rsidR="00AD61BA">
              <w:rPr>
                <w:noProof/>
                <w:webHidden/>
              </w:rPr>
              <w:fldChar w:fldCharType="end"/>
            </w:r>
          </w:hyperlink>
        </w:p>
        <w:p w14:paraId="43333FD6" w14:textId="77777777" w:rsidR="00AD61BA" w:rsidRDefault="006708AA">
          <w:pPr>
            <w:pStyle w:val="TOC2"/>
            <w:tabs>
              <w:tab w:val="right" w:leader="dot" w:pos="9350"/>
            </w:tabs>
            <w:rPr>
              <w:noProof/>
            </w:rPr>
          </w:pPr>
          <w:hyperlink w:anchor="_Toc211517598" w:history="1">
            <w:r w:rsidR="00AD61BA" w:rsidRPr="00891FCC">
              <w:rPr>
                <w:rStyle w:val="Hyperlink"/>
                <w:rFonts w:ascii="Times New Roman" w:hAnsi="Times New Roman" w:cs="Times New Roman"/>
                <w:noProof/>
              </w:rPr>
              <w:t>Use-Case Symbols used are</w:t>
            </w:r>
            <w:r w:rsidR="00AD61BA">
              <w:rPr>
                <w:noProof/>
                <w:webHidden/>
              </w:rPr>
              <w:tab/>
            </w:r>
            <w:r w:rsidR="00AD61BA">
              <w:rPr>
                <w:noProof/>
                <w:webHidden/>
              </w:rPr>
              <w:fldChar w:fldCharType="begin"/>
            </w:r>
            <w:r w:rsidR="00AD61BA">
              <w:rPr>
                <w:noProof/>
                <w:webHidden/>
              </w:rPr>
              <w:instrText xml:space="preserve"> PAGEREF _Toc211517598 \h </w:instrText>
            </w:r>
            <w:r w:rsidR="00AD61BA">
              <w:rPr>
                <w:noProof/>
                <w:webHidden/>
              </w:rPr>
            </w:r>
            <w:r w:rsidR="00AD61BA">
              <w:rPr>
                <w:noProof/>
                <w:webHidden/>
              </w:rPr>
              <w:fldChar w:fldCharType="separate"/>
            </w:r>
            <w:r w:rsidR="00AD61BA">
              <w:rPr>
                <w:noProof/>
                <w:webHidden/>
              </w:rPr>
              <w:t>26</w:t>
            </w:r>
            <w:r w:rsidR="00AD61BA">
              <w:rPr>
                <w:noProof/>
                <w:webHidden/>
              </w:rPr>
              <w:fldChar w:fldCharType="end"/>
            </w:r>
          </w:hyperlink>
        </w:p>
        <w:p w14:paraId="2024C4B1" w14:textId="77777777" w:rsidR="00AD61BA" w:rsidRDefault="006708AA">
          <w:pPr>
            <w:pStyle w:val="TOC2"/>
            <w:tabs>
              <w:tab w:val="right" w:leader="dot" w:pos="9350"/>
            </w:tabs>
            <w:rPr>
              <w:noProof/>
            </w:rPr>
          </w:pPr>
          <w:hyperlink w:anchor="_Toc211517599" w:history="1">
            <w:r w:rsidR="00AD61BA" w:rsidRPr="00891FCC">
              <w:rPr>
                <w:rStyle w:val="Hyperlink"/>
                <w:rFonts w:ascii="Times New Roman" w:hAnsi="Times New Roman" w:cs="Times New Roman"/>
                <w:noProof/>
              </w:rPr>
              <w:t>3.7 DATA FLOW DIAGRAM (DFD)</w:t>
            </w:r>
            <w:r w:rsidR="00AD61BA">
              <w:rPr>
                <w:noProof/>
                <w:webHidden/>
              </w:rPr>
              <w:tab/>
            </w:r>
            <w:r w:rsidR="00AD61BA">
              <w:rPr>
                <w:noProof/>
                <w:webHidden/>
              </w:rPr>
              <w:fldChar w:fldCharType="begin"/>
            </w:r>
            <w:r w:rsidR="00AD61BA">
              <w:rPr>
                <w:noProof/>
                <w:webHidden/>
              </w:rPr>
              <w:instrText xml:space="preserve"> PAGEREF _Toc211517599 \h </w:instrText>
            </w:r>
            <w:r w:rsidR="00AD61BA">
              <w:rPr>
                <w:noProof/>
                <w:webHidden/>
              </w:rPr>
            </w:r>
            <w:r w:rsidR="00AD61BA">
              <w:rPr>
                <w:noProof/>
                <w:webHidden/>
              </w:rPr>
              <w:fldChar w:fldCharType="separate"/>
            </w:r>
            <w:r w:rsidR="00AD61BA">
              <w:rPr>
                <w:noProof/>
                <w:webHidden/>
              </w:rPr>
              <w:t>26</w:t>
            </w:r>
            <w:r w:rsidR="00AD61BA">
              <w:rPr>
                <w:noProof/>
                <w:webHidden/>
              </w:rPr>
              <w:fldChar w:fldCharType="end"/>
            </w:r>
          </w:hyperlink>
        </w:p>
        <w:p w14:paraId="3D9A8CDF" w14:textId="77777777" w:rsidR="00AD61BA" w:rsidRDefault="006708AA">
          <w:pPr>
            <w:pStyle w:val="TOC2"/>
            <w:tabs>
              <w:tab w:val="right" w:leader="dot" w:pos="9350"/>
            </w:tabs>
            <w:rPr>
              <w:noProof/>
            </w:rPr>
          </w:pPr>
          <w:hyperlink w:anchor="_Toc211517600" w:history="1">
            <w:r w:rsidR="00AD61BA" w:rsidRPr="00891FCC">
              <w:rPr>
                <w:rStyle w:val="Hyperlink"/>
                <w:rFonts w:ascii="Times New Roman" w:hAnsi="Times New Roman" w:cs="Times New Roman"/>
                <w:noProof/>
              </w:rPr>
              <w:t>3.8 ENTITY-RELATIONSHIP DIAGRAM (ERD)</w:t>
            </w:r>
            <w:r w:rsidR="00AD61BA">
              <w:rPr>
                <w:noProof/>
                <w:webHidden/>
              </w:rPr>
              <w:tab/>
            </w:r>
            <w:r w:rsidR="00AD61BA">
              <w:rPr>
                <w:noProof/>
                <w:webHidden/>
              </w:rPr>
              <w:fldChar w:fldCharType="begin"/>
            </w:r>
            <w:r w:rsidR="00AD61BA">
              <w:rPr>
                <w:noProof/>
                <w:webHidden/>
              </w:rPr>
              <w:instrText xml:space="preserve"> PAGEREF _Toc211517600 \h </w:instrText>
            </w:r>
            <w:r w:rsidR="00AD61BA">
              <w:rPr>
                <w:noProof/>
                <w:webHidden/>
              </w:rPr>
            </w:r>
            <w:r w:rsidR="00AD61BA">
              <w:rPr>
                <w:noProof/>
                <w:webHidden/>
              </w:rPr>
              <w:fldChar w:fldCharType="separate"/>
            </w:r>
            <w:r w:rsidR="00AD61BA">
              <w:rPr>
                <w:noProof/>
                <w:webHidden/>
              </w:rPr>
              <w:t>27</w:t>
            </w:r>
            <w:r w:rsidR="00AD61BA">
              <w:rPr>
                <w:noProof/>
                <w:webHidden/>
              </w:rPr>
              <w:fldChar w:fldCharType="end"/>
            </w:r>
          </w:hyperlink>
        </w:p>
        <w:p w14:paraId="6D1B274B" w14:textId="77777777" w:rsidR="00AD61BA" w:rsidRDefault="006708AA">
          <w:pPr>
            <w:pStyle w:val="TOC2"/>
            <w:tabs>
              <w:tab w:val="right" w:leader="dot" w:pos="9350"/>
            </w:tabs>
            <w:rPr>
              <w:noProof/>
            </w:rPr>
          </w:pPr>
          <w:hyperlink w:anchor="_Toc211517601" w:history="1">
            <w:r w:rsidR="00AD61BA" w:rsidRPr="00891FCC">
              <w:rPr>
                <w:rStyle w:val="Hyperlink"/>
                <w:rFonts w:ascii="Times New Roman" w:hAnsi="Times New Roman" w:cs="Times New Roman"/>
                <w:noProof/>
              </w:rPr>
              <w:t>3.9 PHYSICAL DATA MODELING</w:t>
            </w:r>
            <w:r w:rsidR="00AD61BA">
              <w:rPr>
                <w:noProof/>
                <w:webHidden/>
              </w:rPr>
              <w:tab/>
            </w:r>
            <w:r w:rsidR="00AD61BA">
              <w:rPr>
                <w:noProof/>
                <w:webHidden/>
              </w:rPr>
              <w:fldChar w:fldCharType="begin"/>
            </w:r>
            <w:r w:rsidR="00AD61BA">
              <w:rPr>
                <w:noProof/>
                <w:webHidden/>
              </w:rPr>
              <w:instrText xml:space="preserve"> PAGEREF _Toc211517601 \h </w:instrText>
            </w:r>
            <w:r w:rsidR="00AD61BA">
              <w:rPr>
                <w:noProof/>
                <w:webHidden/>
              </w:rPr>
            </w:r>
            <w:r w:rsidR="00AD61BA">
              <w:rPr>
                <w:noProof/>
                <w:webHidden/>
              </w:rPr>
              <w:fldChar w:fldCharType="separate"/>
            </w:r>
            <w:r w:rsidR="00AD61BA">
              <w:rPr>
                <w:noProof/>
                <w:webHidden/>
              </w:rPr>
              <w:t>28</w:t>
            </w:r>
            <w:r w:rsidR="00AD61BA">
              <w:rPr>
                <w:noProof/>
                <w:webHidden/>
              </w:rPr>
              <w:fldChar w:fldCharType="end"/>
            </w:r>
          </w:hyperlink>
        </w:p>
        <w:p w14:paraId="45BF51BF" w14:textId="77777777" w:rsidR="00AD61BA" w:rsidRDefault="006708AA">
          <w:pPr>
            <w:pStyle w:val="TOC2"/>
            <w:tabs>
              <w:tab w:val="right" w:leader="dot" w:pos="9350"/>
            </w:tabs>
            <w:rPr>
              <w:noProof/>
            </w:rPr>
          </w:pPr>
          <w:hyperlink w:anchor="_Toc211517602" w:history="1">
            <w:r w:rsidR="00AD61BA" w:rsidRPr="00891FCC">
              <w:rPr>
                <w:rStyle w:val="Hyperlink"/>
                <w:rFonts w:ascii="Times New Roman" w:hAnsi="Times New Roman" w:cs="Times New Roman"/>
                <w:noProof/>
              </w:rPr>
              <w:t>3.10 DATA DICTIONARY</w:t>
            </w:r>
            <w:r w:rsidR="00AD61BA">
              <w:rPr>
                <w:noProof/>
                <w:webHidden/>
              </w:rPr>
              <w:tab/>
            </w:r>
            <w:r w:rsidR="00AD61BA">
              <w:rPr>
                <w:noProof/>
                <w:webHidden/>
              </w:rPr>
              <w:fldChar w:fldCharType="begin"/>
            </w:r>
            <w:r w:rsidR="00AD61BA">
              <w:rPr>
                <w:noProof/>
                <w:webHidden/>
              </w:rPr>
              <w:instrText xml:space="preserve"> PAGEREF _Toc211517602 \h </w:instrText>
            </w:r>
            <w:r w:rsidR="00AD61BA">
              <w:rPr>
                <w:noProof/>
                <w:webHidden/>
              </w:rPr>
            </w:r>
            <w:r w:rsidR="00AD61BA">
              <w:rPr>
                <w:noProof/>
                <w:webHidden/>
              </w:rPr>
              <w:fldChar w:fldCharType="separate"/>
            </w:r>
            <w:r w:rsidR="00AD61BA">
              <w:rPr>
                <w:noProof/>
                <w:webHidden/>
              </w:rPr>
              <w:t>29</w:t>
            </w:r>
            <w:r w:rsidR="00AD61BA">
              <w:rPr>
                <w:noProof/>
                <w:webHidden/>
              </w:rPr>
              <w:fldChar w:fldCharType="end"/>
            </w:r>
          </w:hyperlink>
        </w:p>
        <w:p w14:paraId="57AFDCA2" w14:textId="77777777" w:rsidR="00AD61BA" w:rsidRDefault="006708AA">
          <w:pPr>
            <w:pStyle w:val="TOC2"/>
            <w:tabs>
              <w:tab w:val="right" w:leader="dot" w:pos="9350"/>
            </w:tabs>
            <w:rPr>
              <w:noProof/>
            </w:rPr>
          </w:pPr>
          <w:hyperlink w:anchor="_Toc211517603" w:history="1">
            <w:r w:rsidR="00AD61BA" w:rsidRPr="00891FCC">
              <w:rPr>
                <w:rStyle w:val="Hyperlink"/>
                <w:rFonts w:ascii="Times New Roman" w:hAnsi="Times New Roman" w:cs="Times New Roman"/>
                <w:noProof/>
              </w:rPr>
              <w:t>CHAPTER FOUR: SYSTEM IMPLEMENTATION</w:t>
            </w:r>
            <w:r w:rsidR="00AD61BA">
              <w:rPr>
                <w:noProof/>
                <w:webHidden/>
              </w:rPr>
              <w:tab/>
            </w:r>
            <w:r w:rsidR="00AD61BA">
              <w:rPr>
                <w:noProof/>
                <w:webHidden/>
              </w:rPr>
              <w:fldChar w:fldCharType="begin"/>
            </w:r>
            <w:r w:rsidR="00AD61BA">
              <w:rPr>
                <w:noProof/>
                <w:webHidden/>
              </w:rPr>
              <w:instrText xml:space="preserve"> PAGEREF _Toc211517603 \h </w:instrText>
            </w:r>
            <w:r w:rsidR="00AD61BA">
              <w:rPr>
                <w:noProof/>
                <w:webHidden/>
              </w:rPr>
            </w:r>
            <w:r w:rsidR="00AD61BA">
              <w:rPr>
                <w:noProof/>
                <w:webHidden/>
              </w:rPr>
              <w:fldChar w:fldCharType="separate"/>
            </w:r>
            <w:r w:rsidR="00AD61BA">
              <w:rPr>
                <w:noProof/>
                <w:webHidden/>
              </w:rPr>
              <w:t>34</w:t>
            </w:r>
            <w:r w:rsidR="00AD61BA">
              <w:rPr>
                <w:noProof/>
                <w:webHidden/>
              </w:rPr>
              <w:fldChar w:fldCharType="end"/>
            </w:r>
          </w:hyperlink>
        </w:p>
        <w:p w14:paraId="10B0214D" w14:textId="77777777" w:rsidR="00AD61BA" w:rsidRDefault="006708AA">
          <w:pPr>
            <w:pStyle w:val="TOC2"/>
            <w:tabs>
              <w:tab w:val="right" w:leader="dot" w:pos="9350"/>
            </w:tabs>
            <w:rPr>
              <w:noProof/>
            </w:rPr>
          </w:pPr>
          <w:hyperlink w:anchor="_Toc211517604" w:history="1">
            <w:r w:rsidR="00AD61BA" w:rsidRPr="00891FCC">
              <w:rPr>
                <w:rStyle w:val="Hyperlink"/>
                <w:rFonts w:ascii="Times New Roman" w:hAnsi="Times New Roman" w:cs="Times New Roman"/>
                <w:noProof/>
              </w:rPr>
              <w:t>4.1 INTRODUCTION</w:t>
            </w:r>
            <w:r w:rsidR="00AD61BA">
              <w:rPr>
                <w:noProof/>
                <w:webHidden/>
              </w:rPr>
              <w:tab/>
            </w:r>
            <w:r w:rsidR="00AD61BA">
              <w:rPr>
                <w:noProof/>
                <w:webHidden/>
              </w:rPr>
              <w:fldChar w:fldCharType="begin"/>
            </w:r>
            <w:r w:rsidR="00AD61BA">
              <w:rPr>
                <w:noProof/>
                <w:webHidden/>
              </w:rPr>
              <w:instrText xml:space="preserve"> PAGEREF _Toc211517604 \h </w:instrText>
            </w:r>
            <w:r w:rsidR="00AD61BA">
              <w:rPr>
                <w:noProof/>
                <w:webHidden/>
              </w:rPr>
            </w:r>
            <w:r w:rsidR="00AD61BA">
              <w:rPr>
                <w:noProof/>
                <w:webHidden/>
              </w:rPr>
              <w:fldChar w:fldCharType="separate"/>
            </w:r>
            <w:r w:rsidR="00AD61BA">
              <w:rPr>
                <w:noProof/>
                <w:webHidden/>
              </w:rPr>
              <w:t>34</w:t>
            </w:r>
            <w:r w:rsidR="00AD61BA">
              <w:rPr>
                <w:noProof/>
                <w:webHidden/>
              </w:rPr>
              <w:fldChar w:fldCharType="end"/>
            </w:r>
          </w:hyperlink>
        </w:p>
        <w:p w14:paraId="4FFA3068" w14:textId="77777777" w:rsidR="00AD61BA" w:rsidRDefault="006708AA">
          <w:pPr>
            <w:pStyle w:val="TOC2"/>
            <w:tabs>
              <w:tab w:val="right" w:leader="dot" w:pos="9350"/>
            </w:tabs>
            <w:rPr>
              <w:noProof/>
            </w:rPr>
          </w:pPr>
          <w:hyperlink w:anchor="_Toc211517605" w:history="1">
            <w:r w:rsidR="00AD61BA" w:rsidRPr="00891FCC">
              <w:rPr>
                <w:rStyle w:val="Hyperlink"/>
                <w:rFonts w:ascii="Times New Roman" w:hAnsi="Times New Roman" w:cs="Times New Roman"/>
                <w:noProof/>
              </w:rPr>
              <w:t>4.2 DESCRIPTION OF SOFTWARE TOOLS</w:t>
            </w:r>
            <w:r w:rsidR="00AD61BA">
              <w:rPr>
                <w:noProof/>
                <w:webHidden/>
              </w:rPr>
              <w:tab/>
            </w:r>
            <w:r w:rsidR="00AD61BA">
              <w:rPr>
                <w:noProof/>
                <w:webHidden/>
              </w:rPr>
              <w:fldChar w:fldCharType="begin"/>
            </w:r>
            <w:r w:rsidR="00AD61BA">
              <w:rPr>
                <w:noProof/>
                <w:webHidden/>
              </w:rPr>
              <w:instrText xml:space="preserve"> PAGEREF _Toc211517605 \h </w:instrText>
            </w:r>
            <w:r w:rsidR="00AD61BA">
              <w:rPr>
                <w:noProof/>
                <w:webHidden/>
              </w:rPr>
            </w:r>
            <w:r w:rsidR="00AD61BA">
              <w:rPr>
                <w:noProof/>
                <w:webHidden/>
              </w:rPr>
              <w:fldChar w:fldCharType="separate"/>
            </w:r>
            <w:r w:rsidR="00AD61BA">
              <w:rPr>
                <w:noProof/>
                <w:webHidden/>
              </w:rPr>
              <w:t>34</w:t>
            </w:r>
            <w:r w:rsidR="00AD61BA">
              <w:rPr>
                <w:noProof/>
                <w:webHidden/>
              </w:rPr>
              <w:fldChar w:fldCharType="end"/>
            </w:r>
          </w:hyperlink>
        </w:p>
        <w:p w14:paraId="4C1FF0C7" w14:textId="77777777" w:rsidR="00AD61BA" w:rsidRDefault="006708AA">
          <w:pPr>
            <w:pStyle w:val="TOC3"/>
            <w:tabs>
              <w:tab w:val="right" w:leader="dot" w:pos="9350"/>
            </w:tabs>
            <w:rPr>
              <w:noProof/>
            </w:rPr>
          </w:pPr>
          <w:hyperlink w:anchor="_Toc211517606" w:history="1">
            <w:r w:rsidR="00AD61BA" w:rsidRPr="00891FCC">
              <w:rPr>
                <w:rStyle w:val="Hyperlink"/>
                <w:noProof/>
              </w:rPr>
              <w:t>4.2.1 Python (Backend Development)</w:t>
            </w:r>
            <w:r w:rsidR="00AD61BA">
              <w:rPr>
                <w:noProof/>
                <w:webHidden/>
              </w:rPr>
              <w:tab/>
            </w:r>
            <w:r w:rsidR="00AD61BA">
              <w:rPr>
                <w:noProof/>
                <w:webHidden/>
              </w:rPr>
              <w:fldChar w:fldCharType="begin"/>
            </w:r>
            <w:r w:rsidR="00AD61BA">
              <w:rPr>
                <w:noProof/>
                <w:webHidden/>
              </w:rPr>
              <w:instrText xml:space="preserve"> PAGEREF _Toc211517606 \h </w:instrText>
            </w:r>
            <w:r w:rsidR="00AD61BA">
              <w:rPr>
                <w:noProof/>
                <w:webHidden/>
              </w:rPr>
            </w:r>
            <w:r w:rsidR="00AD61BA">
              <w:rPr>
                <w:noProof/>
                <w:webHidden/>
              </w:rPr>
              <w:fldChar w:fldCharType="separate"/>
            </w:r>
            <w:r w:rsidR="00AD61BA">
              <w:rPr>
                <w:noProof/>
                <w:webHidden/>
              </w:rPr>
              <w:t>34</w:t>
            </w:r>
            <w:r w:rsidR="00AD61BA">
              <w:rPr>
                <w:noProof/>
                <w:webHidden/>
              </w:rPr>
              <w:fldChar w:fldCharType="end"/>
            </w:r>
          </w:hyperlink>
        </w:p>
        <w:p w14:paraId="0064EAD2" w14:textId="77777777" w:rsidR="00AD61BA" w:rsidRDefault="006708AA">
          <w:pPr>
            <w:pStyle w:val="TOC3"/>
            <w:tabs>
              <w:tab w:val="right" w:leader="dot" w:pos="9350"/>
            </w:tabs>
            <w:rPr>
              <w:noProof/>
            </w:rPr>
          </w:pPr>
          <w:hyperlink w:anchor="_Toc211517607" w:history="1">
            <w:r w:rsidR="00AD61BA" w:rsidRPr="00891FCC">
              <w:rPr>
                <w:rStyle w:val="Hyperlink"/>
                <w:i/>
                <w:iCs/>
                <w:noProof/>
              </w:rPr>
              <w:t>4.2.2 Visual Studio Code (VS Code)</w:t>
            </w:r>
            <w:r w:rsidR="00AD61BA">
              <w:rPr>
                <w:noProof/>
                <w:webHidden/>
              </w:rPr>
              <w:tab/>
            </w:r>
            <w:r w:rsidR="00AD61BA">
              <w:rPr>
                <w:noProof/>
                <w:webHidden/>
              </w:rPr>
              <w:fldChar w:fldCharType="begin"/>
            </w:r>
            <w:r w:rsidR="00AD61BA">
              <w:rPr>
                <w:noProof/>
                <w:webHidden/>
              </w:rPr>
              <w:instrText xml:space="preserve"> PAGEREF _Toc211517607 \h </w:instrText>
            </w:r>
            <w:r w:rsidR="00AD61BA">
              <w:rPr>
                <w:noProof/>
                <w:webHidden/>
              </w:rPr>
            </w:r>
            <w:r w:rsidR="00AD61BA">
              <w:rPr>
                <w:noProof/>
                <w:webHidden/>
              </w:rPr>
              <w:fldChar w:fldCharType="separate"/>
            </w:r>
            <w:r w:rsidR="00AD61BA">
              <w:rPr>
                <w:noProof/>
                <w:webHidden/>
              </w:rPr>
              <w:t>35</w:t>
            </w:r>
            <w:r w:rsidR="00AD61BA">
              <w:rPr>
                <w:noProof/>
                <w:webHidden/>
              </w:rPr>
              <w:fldChar w:fldCharType="end"/>
            </w:r>
          </w:hyperlink>
        </w:p>
        <w:p w14:paraId="3A913CAD" w14:textId="77777777" w:rsidR="00AD61BA" w:rsidRDefault="006708AA">
          <w:pPr>
            <w:pStyle w:val="TOC3"/>
            <w:tabs>
              <w:tab w:val="right" w:leader="dot" w:pos="9350"/>
            </w:tabs>
            <w:rPr>
              <w:noProof/>
            </w:rPr>
          </w:pPr>
          <w:hyperlink w:anchor="_Toc211517608" w:history="1">
            <w:r w:rsidR="00AD61BA" w:rsidRPr="00891FCC">
              <w:rPr>
                <w:rStyle w:val="Hyperlink"/>
                <w:i/>
                <w:iCs/>
                <w:noProof/>
              </w:rPr>
              <w:t>4.2.3 PostgreSQL Database</w:t>
            </w:r>
            <w:r w:rsidR="00AD61BA">
              <w:rPr>
                <w:noProof/>
                <w:webHidden/>
              </w:rPr>
              <w:tab/>
            </w:r>
            <w:r w:rsidR="00AD61BA">
              <w:rPr>
                <w:noProof/>
                <w:webHidden/>
              </w:rPr>
              <w:fldChar w:fldCharType="begin"/>
            </w:r>
            <w:r w:rsidR="00AD61BA">
              <w:rPr>
                <w:noProof/>
                <w:webHidden/>
              </w:rPr>
              <w:instrText xml:space="preserve"> PAGEREF _Toc211517608 \h </w:instrText>
            </w:r>
            <w:r w:rsidR="00AD61BA">
              <w:rPr>
                <w:noProof/>
                <w:webHidden/>
              </w:rPr>
            </w:r>
            <w:r w:rsidR="00AD61BA">
              <w:rPr>
                <w:noProof/>
                <w:webHidden/>
              </w:rPr>
              <w:fldChar w:fldCharType="separate"/>
            </w:r>
            <w:r w:rsidR="00AD61BA">
              <w:rPr>
                <w:noProof/>
                <w:webHidden/>
              </w:rPr>
              <w:t>35</w:t>
            </w:r>
            <w:r w:rsidR="00AD61BA">
              <w:rPr>
                <w:noProof/>
                <w:webHidden/>
              </w:rPr>
              <w:fldChar w:fldCharType="end"/>
            </w:r>
          </w:hyperlink>
        </w:p>
        <w:p w14:paraId="70D19023" w14:textId="77777777" w:rsidR="00AD61BA" w:rsidRDefault="006708AA">
          <w:pPr>
            <w:pStyle w:val="TOC3"/>
            <w:tabs>
              <w:tab w:val="right" w:leader="dot" w:pos="9350"/>
            </w:tabs>
            <w:rPr>
              <w:noProof/>
            </w:rPr>
          </w:pPr>
          <w:hyperlink w:anchor="_Toc211517609" w:history="1">
            <w:r w:rsidR="00AD61BA" w:rsidRPr="00891FCC">
              <w:rPr>
                <w:rStyle w:val="Hyperlink"/>
                <w:i/>
                <w:iCs/>
                <w:noProof/>
              </w:rPr>
              <w:t>4.2.4 JavaScript (Frontend Interactivity)</w:t>
            </w:r>
            <w:r w:rsidR="00AD61BA">
              <w:rPr>
                <w:noProof/>
                <w:webHidden/>
              </w:rPr>
              <w:tab/>
            </w:r>
            <w:r w:rsidR="00AD61BA">
              <w:rPr>
                <w:noProof/>
                <w:webHidden/>
              </w:rPr>
              <w:fldChar w:fldCharType="begin"/>
            </w:r>
            <w:r w:rsidR="00AD61BA">
              <w:rPr>
                <w:noProof/>
                <w:webHidden/>
              </w:rPr>
              <w:instrText xml:space="preserve"> PAGEREF _Toc211517609 \h </w:instrText>
            </w:r>
            <w:r w:rsidR="00AD61BA">
              <w:rPr>
                <w:noProof/>
                <w:webHidden/>
              </w:rPr>
            </w:r>
            <w:r w:rsidR="00AD61BA">
              <w:rPr>
                <w:noProof/>
                <w:webHidden/>
              </w:rPr>
              <w:fldChar w:fldCharType="separate"/>
            </w:r>
            <w:r w:rsidR="00AD61BA">
              <w:rPr>
                <w:noProof/>
                <w:webHidden/>
              </w:rPr>
              <w:t>35</w:t>
            </w:r>
            <w:r w:rsidR="00AD61BA">
              <w:rPr>
                <w:noProof/>
                <w:webHidden/>
              </w:rPr>
              <w:fldChar w:fldCharType="end"/>
            </w:r>
          </w:hyperlink>
        </w:p>
        <w:p w14:paraId="32938E65" w14:textId="77777777" w:rsidR="00AD61BA" w:rsidRDefault="006708AA">
          <w:pPr>
            <w:pStyle w:val="TOC3"/>
            <w:tabs>
              <w:tab w:val="right" w:leader="dot" w:pos="9350"/>
            </w:tabs>
            <w:rPr>
              <w:noProof/>
            </w:rPr>
          </w:pPr>
          <w:hyperlink w:anchor="_Toc211517610" w:history="1">
            <w:r w:rsidR="00AD61BA" w:rsidRPr="00891FCC">
              <w:rPr>
                <w:rStyle w:val="Hyperlink"/>
                <w:i/>
                <w:iCs/>
                <w:noProof/>
              </w:rPr>
              <w:t>4.2.5 Tailwind CSS (Frontend Styling)</w:t>
            </w:r>
            <w:r w:rsidR="00AD61BA">
              <w:rPr>
                <w:noProof/>
                <w:webHidden/>
              </w:rPr>
              <w:tab/>
            </w:r>
            <w:r w:rsidR="00AD61BA">
              <w:rPr>
                <w:noProof/>
                <w:webHidden/>
              </w:rPr>
              <w:fldChar w:fldCharType="begin"/>
            </w:r>
            <w:r w:rsidR="00AD61BA">
              <w:rPr>
                <w:noProof/>
                <w:webHidden/>
              </w:rPr>
              <w:instrText xml:space="preserve"> PAGEREF _Toc211517610 \h </w:instrText>
            </w:r>
            <w:r w:rsidR="00AD61BA">
              <w:rPr>
                <w:noProof/>
                <w:webHidden/>
              </w:rPr>
            </w:r>
            <w:r w:rsidR="00AD61BA">
              <w:rPr>
                <w:noProof/>
                <w:webHidden/>
              </w:rPr>
              <w:fldChar w:fldCharType="separate"/>
            </w:r>
            <w:r w:rsidR="00AD61BA">
              <w:rPr>
                <w:noProof/>
                <w:webHidden/>
              </w:rPr>
              <w:t>35</w:t>
            </w:r>
            <w:r w:rsidR="00AD61BA">
              <w:rPr>
                <w:noProof/>
                <w:webHidden/>
              </w:rPr>
              <w:fldChar w:fldCharType="end"/>
            </w:r>
          </w:hyperlink>
        </w:p>
        <w:p w14:paraId="61CA7FF2" w14:textId="77777777" w:rsidR="00AD61BA" w:rsidRDefault="006708AA">
          <w:pPr>
            <w:pStyle w:val="TOC3"/>
            <w:tabs>
              <w:tab w:val="right" w:leader="dot" w:pos="9350"/>
            </w:tabs>
            <w:rPr>
              <w:noProof/>
            </w:rPr>
          </w:pPr>
          <w:hyperlink w:anchor="_Toc211517611" w:history="1">
            <w:r w:rsidR="00AD61BA" w:rsidRPr="00891FCC">
              <w:rPr>
                <w:rStyle w:val="Hyperlink"/>
                <w:i/>
                <w:iCs/>
                <w:noProof/>
              </w:rPr>
              <w:t>4.2.6 Git and GitHub (Version Control)</w:t>
            </w:r>
            <w:r w:rsidR="00AD61BA">
              <w:rPr>
                <w:noProof/>
                <w:webHidden/>
              </w:rPr>
              <w:tab/>
            </w:r>
            <w:r w:rsidR="00AD61BA">
              <w:rPr>
                <w:noProof/>
                <w:webHidden/>
              </w:rPr>
              <w:fldChar w:fldCharType="begin"/>
            </w:r>
            <w:r w:rsidR="00AD61BA">
              <w:rPr>
                <w:noProof/>
                <w:webHidden/>
              </w:rPr>
              <w:instrText xml:space="preserve"> PAGEREF _Toc211517611 \h </w:instrText>
            </w:r>
            <w:r w:rsidR="00AD61BA">
              <w:rPr>
                <w:noProof/>
                <w:webHidden/>
              </w:rPr>
            </w:r>
            <w:r w:rsidR="00AD61BA">
              <w:rPr>
                <w:noProof/>
                <w:webHidden/>
              </w:rPr>
              <w:fldChar w:fldCharType="separate"/>
            </w:r>
            <w:r w:rsidR="00AD61BA">
              <w:rPr>
                <w:noProof/>
                <w:webHidden/>
              </w:rPr>
              <w:t>36</w:t>
            </w:r>
            <w:r w:rsidR="00AD61BA">
              <w:rPr>
                <w:noProof/>
                <w:webHidden/>
              </w:rPr>
              <w:fldChar w:fldCharType="end"/>
            </w:r>
          </w:hyperlink>
        </w:p>
        <w:p w14:paraId="309B5D27" w14:textId="77777777" w:rsidR="00AD61BA" w:rsidRDefault="006708AA">
          <w:pPr>
            <w:pStyle w:val="TOC2"/>
            <w:tabs>
              <w:tab w:val="right" w:leader="dot" w:pos="9350"/>
            </w:tabs>
            <w:rPr>
              <w:noProof/>
            </w:rPr>
          </w:pPr>
          <w:hyperlink w:anchor="_Toc211517612" w:history="1">
            <w:r w:rsidR="00AD61BA" w:rsidRPr="00891FCC">
              <w:rPr>
                <w:rStyle w:val="Hyperlink"/>
                <w:rFonts w:ascii="Times New Roman" w:hAnsi="Times New Roman" w:cs="Times New Roman"/>
                <w:noProof/>
              </w:rPr>
              <w:t>4.3 KEY INTERFACES OF THE SYSTEM</w:t>
            </w:r>
            <w:r w:rsidR="00AD61BA">
              <w:rPr>
                <w:noProof/>
                <w:webHidden/>
              </w:rPr>
              <w:tab/>
            </w:r>
            <w:r w:rsidR="00AD61BA">
              <w:rPr>
                <w:noProof/>
                <w:webHidden/>
              </w:rPr>
              <w:fldChar w:fldCharType="begin"/>
            </w:r>
            <w:r w:rsidR="00AD61BA">
              <w:rPr>
                <w:noProof/>
                <w:webHidden/>
              </w:rPr>
              <w:instrText xml:space="preserve"> PAGEREF _Toc211517612 \h </w:instrText>
            </w:r>
            <w:r w:rsidR="00AD61BA">
              <w:rPr>
                <w:noProof/>
                <w:webHidden/>
              </w:rPr>
            </w:r>
            <w:r w:rsidR="00AD61BA">
              <w:rPr>
                <w:noProof/>
                <w:webHidden/>
              </w:rPr>
              <w:fldChar w:fldCharType="separate"/>
            </w:r>
            <w:r w:rsidR="00AD61BA">
              <w:rPr>
                <w:noProof/>
                <w:webHidden/>
              </w:rPr>
              <w:t>36</w:t>
            </w:r>
            <w:r w:rsidR="00AD61BA">
              <w:rPr>
                <w:noProof/>
                <w:webHidden/>
              </w:rPr>
              <w:fldChar w:fldCharType="end"/>
            </w:r>
          </w:hyperlink>
        </w:p>
        <w:p w14:paraId="53516CC5" w14:textId="77777777" w:rsidR="00AD61BA" w:rsidRDefault="006708AA">
          <w:pPr>
            <w:pStyle w:val="TOC3"/>
            <w:tabs>
              <w:tab w:val="right" w:leader="dot" w:pos="9350"/>
            </w:tabs>
            <w:rPr>
              <w:noProof/>
            </w:rPr>
          </w:pPr>
          <w:hyperlink w:anchor="_Toc211517613" w:history="1">
            <w:r w:rsidR="00AD61BA" w:rsidRPr="00891FCC">
              <w:rPr>
                <w:rStyle w:val="Hyperlink"/>
                <w:i/>
                <w:iCs/>
                <w:noProof/>
              </w:rPr>
              <w:t>4</w:t>
            </w:r>
            <w:r w:rsidR="00AD61BA" w:rsidRPr="00891FCC">
              <w:rPr>
                <w:rStyle w:val="Hyperlink"/>
                <w:rFonts w:ascii="Times New Roman" w:hAnsi="Times New Roman" w:cs="Times New Roman"/>
                <w:i/>
                <w:iCs/>
                <w:noProof/>
              </w:rPr>
              <w:t>.3.1 Login Page</w:t>
            </w:r>
            <w:r w:rsidR="00AD61BA">
              <w:rPr>
                <w:noProof/>
                <w:webHidden/>
              </w:rPr>
              <w:tab/>
            </w:r>
            <w:r w:rsidR="00AD61BA">
              <w:rPr>
                <w:noProof/>
                <w:webHidden/>
              </w:rPr>
              <w:fldChar w:fldCharType="begin"/>
            </w:r>
            <w:r w:rsidR="00AD61BA">
              <w:rPr>
                <w:noProof/>
                <w:webHidden/>
              </w:rPr>
              <w:instrText xml:space="preserve"> PAGEREF _Toc211517613 \h </w:instrText>
            </w:r>
            <w:r w:rsidR="00AD61BA">
              <w:rPr>
                <w:noProof/>
                <w:webHidden/>
              </w:rPr>
            </w:r>
            <w:r w:rsidR="00AD61BA">
              <w:rPr>
                <w:noProof/>
                <w:webHidden/>
              </w:rPr>
              <w:fldChar w:fldCharType="separate"/>
            </w:r>
            <w:r w:rsidR="00AD61BA">
              <w:rPr>
                <w:noProof/>
                <w:webHidden/>
              </w:rPr>
              <w:t>36</w:t>
            </w:r>
            <w:r w:rsidR="00AD61BA">
              <w:rPr>
                <w:noProof/>
                <w:webHidden/>
              </w:rPr>
              <w:fldChar w:fldCharType="end"/>
            </w:r>
          </w:hyperlink>
        </w:p>
        <w:p w14:paraId="75C6A5F8" w14:textId="77777777" w:rsidR="00AD61BA" w:rsidRDefault="006708AA">
          <w:pPr>
            <w:pStyle w:val="TOC3"/>
            <w:tabs>
              <w:tab w:val="right" w:leader="dot" w:pos="9350"/>
            </w:tabs>
            <w:rPr>
              <w:noProof/>
            </w:rPr>
          </w:pPr>
          <w:hyperlink w:anchor="_Toc211517614" w:history="1">
            <w:r w:rsidR="00AD61BA" w:rsidRPr="00891FCC">
              <w:rPr>
                <w:rStyle w:val="Hyperlink"/>
                <w:i/>
                <w:iCs/>
                <w:noProof/>
              </w:rPr>
              <w:t>4.3.2 Student Dashboard / Internship Listing Page</w:t>
            </w:r>
            <w:r w:rsidR="00AD61BA">
              <w:rPr>
                <w:noProof/>
                <w:webHidden/>
              </w:rPr>
              <w:tab/>
            </w:r>
            <w:r w:rsidR="00AD61BA">
              <w:rPr>
                <w:noProof/>
                <w:webHidden/>
              </w:rPr>
              <w:fldChar w:fldCharType="begin"/>
            </w:r>
            <w:r w:rsidR="00AD61BA">
              <w:rPr>
                <w:noProof/>
                <w:webHidden/>
              </w:rPr>
              <w:instrText xml:space="preserve"> PAGEREF _Toc211517614 \h </w:instrText>
            </w:r>
            <w:r w:rsidR="00AD61BA">
              <w:rPr>
                <w:noProof/>
                <w:webHidden/>
              </w:rPr>
            </w:r>
            <w:r w:rsidR="00AD61BA">
              <w:rPr>
                <w:noProof/>
                <w:webHidden/>
              </w:rPr>
              <w:fldChar w:fldCharType="separate"/>
            </w:r>
            <w:r w:rsidR="00AD61BA">
              <w:rPr>
                <w:noProof/>
                <w:webHidden/>
              </w:rPr>
              <w:t>37</w:t>
            </w:r>
            <w:r w:rsidR="00AD61BA">
              <w:rPr>
                <w:noProof/>
                <w:webHidden/>
              </w:rPr>
              <w:fldChar w:fldCharType="end"/>
            </w:r>
          </w:hyperlink>
        </w:p>
        <w:p w14:paraId="60DA0437" w14:textId="77777777" w:rsidR="00AD61BA" w:rsidRDefault="006708AA">
          <w:pPr>
            <w:pStyle w:val="TOC2"/>
            <w:tabs>
              <w:tab w:val="right" w:leader="dot" w:pos="9350"/>
            </w:tabs>
            <w:rPr>
              <w:noProof/>
            </w:rPr>
          </w:pPr>
          <w:hyperlink w:anchor="_Toc211517615" w:history="1">
            <w:r w:rsidR="00AD61BA" w:rsidRPr="00891FCC">
              <w:rPr>
                <w:rStyle w:val="Hyperlink"/>
                <w:i/>
                <w:iCs/>
                <w:noProof/>
              </w:rPr>
              <w:t>4.3.3 Company Profile / Post Internship Page</w:t>
            </w:r>
            <w:r w:rsidR="00AD61BA">
              <w:rPr>
                <w:noProof/>
                <w:webHidden/>
              </w:rPr>
              <w:tab/>
            </w:r>
            <w:r w:rsidR="00AD61BA">
              <w:rPr>
                <w:noProof/>
                <w:webHidden/>
              </w:rPr>
              <w:fldChar w:fldCharType="begin"/>
            </w:r>
            <w:r w:rsidR="00AD61BA">
              <w:rPr>
                <w:noProof/>
                <w:webHidden/>
              </w:rPr>
              <w:instrText xml:space="preserve"> PAGEREF _Toc211517615 \h </w:instrText>
            </w:r>
            <w:r w:rsidR="00AD61BA">
              <w:rPr>
                <w:noProof/>
                <w:webHidden/>
              </w:rPr>
            </w:r>
            <w:r w:rsidR="00AD61BA">
              <w:rPr>
                <w:noProof/>
                <w:webHidden/>
              </w:rPr>
              <w:fldChar w:fldCharType="separate"/>
            </w:r>
            <w:r w:rsidR="00AD61BA">
              <w:rPr>
                <w:noProof/>
                <w:webHidden/>
              </w:rPr>
              <w:t>38</w:t>
            </w:r>
            <w:r w:rsidR="00AD61BA">
              <w:rPr>
                <w:noProof/>
                <w:webHidden/>
              </w:rPr>
              <w:fldChar w:fldCharType="end"/>
            </w:r>
          </w:hyperlink>
        </w:p>
        <w:p w14:paraId="26E0AC31" w14:textId="77777777" w:rsidR="00AD61BA" w:rsidRDefault="006708AA">
          <w:pPr>
            <w:pStyle w:val="TOC2"/>
            <w:tabs>
              <w:tab w:val="right" w:leader="dot" w:pos="9350"/>
            </w:tabs>
            <w:rPr>
              <w:noProof/>
            </w:rPr>
          </w:pPr>
          <w:hyperlink w:anchor="_Toc211517616" w:history="1">
            <w:r w:rsidR="00AD61BA" w:rsidRPr="00891FCC">
              <w:rPr>
                <w:rStyle w:val="Hyperlink"/>
                <w:i/>
                <w:iCs/>
                <w:noProof/>
              </w:rPr>
              <w:t>4.3.4 Internship Application Form</w:t>
            </w:r>
            <w:r w:rsidR="00AD61BA">
              <w:rPr>
                <w:noProof/>
                <w:webHidden/>
              </w:rPr>
              <w:tab/>
            </w:r>
            <w:r w:rsidR="00AD61BA">
              <w:rPr>
                <w:noProof/>
                <w:webHidden/>
              </w:rPr>
              <w:fldChar w:fldCharType="begin"/>
            </w:r>
            <w:r w:rsidR="00AD61BA">
              <w:rPr>
                <w:noProof/>
                <w:webHidden/>
              </w:rPr>
              <w:instrText xml:space="preserve"> PAGEREF _Toc211517616 \h </w:instrText>
            </w:r>
            <w:r w:rsidR="00AD61BA">
              <w:rPr>
                <w:noProof/>
                <w:webHidden/>
              </w:rPr>
            </w:r>
            <w:r w:rsidR="00AD61BA">
              <w:rPr>
                <w:noProof/>
                <w:webHidden/>
              </w:rPr>
              <w:fldChar w:fldCharType="separate"/>
            </w:r>
            <w:r w:rsidR="00AD61BA">
              <w:rPr>
                <w:noProof/>
                <w:webHidden/>
              </w:rPr>
              <w:t>39</w:t>
            </w:r>
            <w:r w:rsidR="00AD61BA">
              <w:rPr>
                <w:noProof/>
                <w:webHidden/>
              </w:rPr>
              <w:fldChar w:fldCharType="end"/>
            </w:r>
          </w:hyperlink>
        </w:p>
        <w:p w14:paraId="143A9118" w14:textId="77777777" w:rsidR="00AD61BA" w:rsidRDefault="006708AA">
          <w:pPr>
            <w:pStyle w:val="TOC2"/>
            <w:tabs>
              <w:tab w:val="right" w:leader="dot" w:pos="9350"/>
            </w:tabs>
            <w:rPr>
              <w:noProof/>
            </w:rPr>
          </w:pPr>
          <w:hyperlink w:anchor="_Toc211517617" w:history="1">
            <w:r w:rsidR="00AD61BA" w:rsidRPr="00891FCC">
              <w:rPr>
                <w:rStyle w:val="Hyperlink"/>
                <w:rFonts w:ascii="Times New Roman" w:hAnsi="Times New Roman" w:cs="Times New Roman"/>
                <w:i/>
                <w:iCs/>
                <w:noProof/>
              </w:rPr>
              <w:t>4.3.5 Administrator Dashboard</w:t>
            </w:r>
            <w:r w:rsidR="00AD61BA">
              <w:rPr>
                <w:noProof/>
                <w:webHidden/>
              </w:rPr>
              <w:tab/>
            </w:r>
            <w:r w:rsidR="00AD61BA">
              <w:rPr>
                <w:noProof/>
                <w:webHidden/>
              </w:rPr>
              <w:fldChar w:fldCharType="begin"/>
            </w:r>
            <w:r w:rsidR="00AD61BA">
              <w:rPr>
                <w:noProof/>
                <w:webHidden/>
              </w:rPr>
              <w:instrText xml:space="preserve"> PAGEREF _Toc211517617 \h </w:instrText>
            </w:r>
            <w:r w:rsidR="00AD61BA">
              <w:rPr>
                <w:noProof/>
                <w:webHidden/>
              </w:rPr>
            </w:r>
            <w:r w:rsidR="00AD61BA">
              <w:rPr>
                <w:noProof/>
                <w:webHidden/>
              </w:rPr>
              <w:fldChar w:fldCharType="separate"/>
            </w:r>
            <w:r w:rsidR="00AD61BA">
              <w:rPr>
                <w:noProof/>
                <w:webHidden/>
              </w:rPr>
              <w:t>40</w:t>
            </w:r>
            <w:r w:rsidR="00AD61BA">
              <w:rPr>
                <w:noProof/>
                <w:webHidden/>
              </w:rPr>
              <w:fldChar w:fldCharType="end"/>
            </w:r>
          </w:hyperlink>
        </w:p>
        <w:p w14:paraId="25DD0F86" w14:textId="77777777" w:rsidR="00AD61BA" w:rsidRDefault="006708AA">
          <w:pPr>
            <w:pStyle w:val="TOC2"/>
            <w:tabs>
              <w:tab w:val="right" w:leader="dot" w:pos="9350"/>
            </w:tabs>
            <w:rPr>
              <w:noProof/>
            </w:rPr>
          </w:pPr>
          <w:hyperlink w:anchor="_Toc211517618" w:history="1">
            <w:r w:rsidR="00AD61BA" w:rsidRPr="00891FCC">
              <w:rPr>
                <w:rStyle w:val="Hyperlink"/>
                <w:rFonts w:ascii="Times New Roman" w:hAnsi="Times New Roman" w:cs="Times New Roman"/>
                <w:noProof/>
              </w:rPr>
              <w:t>CHAPTER FIVE: CONCLUSION AND RECOMMENDATIONS</w:t>
            </w:r>
            <w:r w:rsidR="00AD61BA">
              <w:rPr>
                <w:noProof/>
                <w:webHidden/>
              </w:rPr>
              <w:tab/>
            </w:r>
            <w:r w:rsidR="00AD61BA">
              <w:rPr>
                <w:noProof/>
                <w:webHidden/>
              </w:rPr>
              <w:fldChar w:fldCharType="begin"/>
            </w:r>
            <w:r w:rsidR="00AD61BA">
              <w:rPr>
                <w:noProof/>
                <w:webHidden/>
              </w:rPr>
              <w:instrText xml:space="preserve"> PAGEREF _Toc211517618 \h </w:instrText>
            </w:r>
            <w:r w:rsidR="00AD61BA">
              <w:rPr>
                <w:noProof/>
                <w:webHidden/>
              </w:rPr>
            </w:r>
            <w:r w:rsidR="00AD61BA">
              <w:rPr>
                <w:noProof/>
                <w:webHidden/>
              </w:rPr>
              <w:fldChar w:fldCharType="separate"/>
            </w:r>
            <w:r w:rsidR="00AD61BA">
              <w:rPr>
                <w:noProof/>
                <w:webHidden/>
              </w:rPr>
              <w:t>41</w:t>
            </w:r>
            <w:r w:rsidR="00AD61BA">
              <w:rPr>
                <w:noProof/>
                <w:webHidden/>
              </w:rPr>
              <w:fldChar w:fldCharType="end"/>
            </w:r>
          </w:hyperlink>
        </w:p>
        <w:p w14:paraId="2CA95E4C" w14:textId="77777777" w:rsidR="00AD61BA" w:rsidRDefault="006708AA">
          <w:pPr>
            <w:pStyle w:val="TOC2"/>
            <w:tabs>
              <w:tab w:val="right" w:leader="dot" w:pos="9350"/>
            </w:tabs>
            <w:rPr>
              <w:noProof/>
            </w:rPr>
          </w:pPr>
          <w:hyperlink w:anchor="_Toc211517619" w:history="1">
            <w:r w:rsidR="00AD61BA" w:rsidRPr="00891FCC">
              <w:rPr>
                <w:rStyle w:val="Hyperlink"/>
                <w:rFonts w:ascii="Times New Roman" w:hAnsi="Times New Roman" w:cs="Times New Roman"/>
                <w:noProof/>
              </w:rPr>
              <w:t>5.1 INTRODUCTION</w:t>
            </w:r>
            <w:r w:rsidR="00AD61BA">
              <w:rPr>
                <w:noProof/>
                <w:webHidden/>
              </w:rPr>
              <w:tab/>
            </w:r>
            <w:r w:rsidR="00AD61BA">
              <w:rPr>
                <w:noProof/>
                <w:webHidden/>
              </w:rPr>
              <w:fldChar w:fldCharType="begin"/>
            </w:r>
            <w:r w:rsidR="00AD61BA">
              <w:rPr>
                <w:noProof/>
                <w:webHidden/>
              </w:rPr>
              <w:instrText xml:space="preserve"> PAGEREF _Toc211517619 \h </w:instrText>
            </w:r>
            <w:r w:rsidR="00AD61BA">
              <w:rPr>
                <w:noProof/>
                <w:webHidden/>
              </w:rPr>
            </w:r>
            <w:r w:rsidR="00AD61BA">
              <w:rPr>
                <w:noProof/>
                <w:webHidden/>
              </w:rPr>
              <w:fldChar w:fldCharType="separate"/>
            </w:r>
            <w:r w:rsidR="00AD61BA">
              <w:rPr>
                <w:noProof/>
                <w:webHidden/>
              </w:rPr>
              <w:t>41</w:t>
            </w:r>
            <w:r w:rsidR="00AD61BA">
              <w:rPr>
                <w:noProof/>
                <w:webHidden/>
              </w:rPr>
              <w:fldChar w:fldCharType="end"/>
            </w:r>
          </w:hyperlink>
        </w:p>
        <w:p w14:paraId="7893628C" w14:textId="77777777" w:rsidR="00AD61BA" w:rsidRDefault="006708AA">
          <w:pPr>
            <w:pStyle w:val="TOC2"/>
            <w:tabs>
              <w:tab w:val="right" w:leader="dot" w:pos="9350"/>
            </w:tabs>
            <w:rPr>
              <w:noProof/>
            </w:rPr>
          </w:pPr>
          <w:hyperlink w:anchor="_Toc211517620" w:history="1">
            <w:r w:rsidR="00AD61BA" w:rsidRPr="00891FCC">
              <w:rPr>
                <w:rStyle w:val="Hyperlink"/>
                <w:rFonts w:ascii="Times New Roman" w:hAnsi="Times New Roman" w:cs="Times New Roman"/>
                <w:noProof/>
              </w:rPr>
              <w:t>5.2 CONCLUSIONS</w:t>
            </w:r>
            <w:r w:rsidR="00AD61BA">
              <w:rPr>
                <w:noProof/>
                <w:webHidden/>
              </w:rPr>
              <w:tab/>
            </w:r>
            <w:r w:rsidR="00AD61BA">
              <w:rPr>
                <w:noProof/>
                <w:webHidden/>
              </w:rPr>
              <w:fldChar w:fldCharType="begin"/>
            </w:r>
            <w:r w:rsidR="00AD61BA">
              <w:rPr>
                <w:noProof/>
                <w:webHidden/>
              </w:rPr>
              <w:instrText xml:space="preserve"> PAGEREF _Toc211517620 \h </w:instrText>
            </w:r>
            <w:r w:rsidR="00AD61BA">
              <w:rPr>
                <w:noProof/>
                <w:webHidden/>
              </w:rPr>
            </w:r>
            <w:r w:rsidR="00AD61BA">
              <w:rPr>
                <w:noProof/>
                <w:webHidden/>
              </w:rPr>
              <w:fldChar w:fldCharType="separate"/>
            </w:r>
            <w:r w:rsidR="00AD61BA">
              <w:rPr>
                <w:noProof/>
                <w:webHidden/>
              </w:rPr>
              <w:t>43</w:t>
            </w:r>
            <w:r w:rsidR="00AD61BA">
              <w:rPr>
                <w:noProof/>
                <w:webHidden/>
              </w:rPr>
              <w:fldChar w:fldCharType="end"/>
            </w:r>
          </w:hyperlink>
        </w:p>
        <w:p w14:paraId="49388600" w14:textId="77777777" w:rsidR="00AD61BA" w:rsidRDefault="006708AA">
          <w:pPr>
            <w:pStyle w:val="TOC2"/>
            <w:tabs>
              <w:tab w:val="right" w:leader="dot" w:pos="9350"/>
            </w:tabs>
            <w:rPr>
              <w:noProof/>
            </w:rPr>
          </w:pPr>
          <w:hyperlink w:anchor="_Toc211517621" w:history="1">
            <w:r w:rsidR="00AD61BA" w:rsidRPr="00891FCC">
              <w:rPr>
                <w:rStyle w:val="Hyperlink"/>
                <w:rFonts w:ascii="Times New Roman" w:hAnsi="Times New Roman" w:cs="Times New Roman"/>
                <w:noProof/>
              </w:rPr>
              <w:t>5.3 RECOMMENDATIONS</w:t>
            </w:r>
            <w:r w:rsidR="00AD61BA">
              <w:rPr>
                <w:noProof/>
                <w:webHidden/>
              </w:rPr>
              <w:tab/>
            </w:r>
            <w:r w:rsidR="00AD61BA">
              <w:rPr>
                <w:noProof/>
                <w:webHidden/>
              </w:rPr>
              <w:fldChar w:fldCharType="begin"/>
            </w:r>
            <w:r w:rsidR="00AD61BA">
              <w:rPr>
                <w:noProof/>
                <w:webHidden/>
              </w:rPr>
              <w:instrText xml:space="preserve"> PAGEREF _Toc211517621 \h </w:instrText>
            </w:r>
            <w:r w:rsidR="00AD61BA">
              <w:rPr>
                <w:noProof/>
                <w:webHidden/>
              </w:rPr>
            </w:r>
            <w:r w:rsidR="00AD61BA">
              <w:rPr>
                <w:noProof/>
                <w:webHidden/>
              </w:rPr>
              <w:fldChar w:fldCharType="separate"/>
            </w:r>
            <w:r w:rsidR="00AD61BA">
              <w:rPr>
                <w:noProof/>
                <w:webHidden/>
              </w:rPr>
              <w:t>43</w:t>
            </w:r>
            <w:r w:rsidR="00AD61BA">
              <w:rPr>
                <w:noProof/>
                <w:webHidden/>
              </w:rPr>
              <w:fldChar w:fldCharType="end"/>
            </w:r>
          </w:hyperlink>
        </w:p>
        <w:p w14:paraId="187992A2" w14:textId="77777777" w:rsidR="00AD61BA" w:rsidRDefault="006708AA">
          <w:pPr>
            <w:pStyle w:val="TOC2"/>
            <w:tabs>
              <w:tab w:val="right" w:leader="dot" w:pos="9350"/>
            </w:tabs>
            <w:rPr>
              <w:noProof/>
            </w:rPr>
          </w:pPr>
          <w:hyperlink w:anchor="_Toc211517622" w:history="1">
            <w:r w:rsidR="00AD61BA" w:rsidRPr="00891FCC">
              <w:rPr>
                <w:rStyle w:val="Hyperlink"/>
                <w:rFonts w:ascii="Times New Roman" w:hAnsi="Times New Roman" w:cs="Times New Roman"/>
                <w:noProof/>
              </w:rPr>
              <w:t>5.4 SUGGESTIONS FOR FURTHER STUDY</w:t>
            </w:r>
            <w:r w:rsidR="00AD61BA">
              <w:rPr>
                <w:noProof/>
                <w:webHidden/>
              </w:rPr>
              <w:tab/>
            </w:r>
            <w:r w:rsidR="00AD61BA">
              <w:rPr>
                <w:noProof/>
                <w:webHidden/>
              </w:rPr>
              <w:fldChar w:fldCharType="begin"/>
            </w:r>
            <w:r w:rsidR="00AD61BA">
              <w:rPr>
                <w:noProof/>
                <w:webHidden/>
              </w:rPr>
              <w:instrText xml:space="preserve"> PAGEREF _Toc211517622 \h </w:instrText>
            </w:r>
            <w:r w:rsidR="00AD61BA">
              <w:rPr>
                <w:noProof/>
                <w:webHidden/>
              </w:rPr>
            </w:r>
            <w:r w:rsidR="00AD61BA">
              <w:rPr>
                <w:noProof/>
                <w:webHidden/>
              </w:rPr>
              <w:fldChar w:fldCharType="separate"/>
            </w:r>
            <w:r w:rsidR="00AD61BA">
              <w:rPr>
                <w:noProof/>
                <w:webHidden/>
              </w:rPr>
              <w:t>44</w:t>
            </w:r>
            <w:r w:rsidR="00AD61BA">
              <w:rPr>
                <w:noProof/>
                <w:webHidden/>
              </w:rPr>
              <w:fldChar w:fldCharType="end"/>
            </w:r>
          </w:hyperlink>
        </w:p>
        <w:p w14:paraId="0AFB0228" w14:textId="77777777" w:rsidR="00AD61BA" w:rsidRDefault="006708AA">
          <w:pPr>
            <w:pStyle w:val="TOC1"/>
            <w:tabs>
              <w:tab w:val="right" w:leader="dot" w:pos="9350"/>
            </w:tabs>
            <w:rPr>
              <w:noProof/>
            </w:rPr>
          </w:pPr>
          <w:hyperlink w:anchor="_Toc211517623" w:history="1">
            <w:r w:rsidR="00AD61BA" w:rsidRPr="00891FCC">
              <w:rPr>
                <w:rStyle w:val="Hyperlink"/>
                <w:rFonts w:ascii="Times New Roman" w:hAnsi="Times New Roman" w:cs="Times New Roman"/>
                <w:noProof/>
              </w:rPr>
              <w:t>References</w:t>
            </w:r>
            <w:r w:rsidR="00AD61BA">
              <w:rPr>
                <w:noProof/>
                <w:webHidden/>
              </w:rPr>
              <w:tab/>
            </w:r>
            <w:r w:rsidR="00AD61BA">
              <w:rPr>
                <w:noProof/>
                <w:webHidden/>
              </w:rPr>
              <w:fldChar w:fldCharType="begin"/>
            </w:r>
            <w:r w:rsidR="00AD61BA">
              <w:rPr>
                <w:noProof/>
                <w:webHidden/>
              </w:rPr>
              <w:instrText xml:space="preserve"> PAGEREF _Toc211517623 \h </w:instrText>
            </w:r>
            <w:r w:rsidR="00AD61BA">
              <w:rPr>
                <w:noProof/>
                <w:webHidden/>
              </w:rPr>
            </w:r>
            <w:r w:rsidR="00AD61BA">
              <w:rPr>
                <w:noProof/>
                <w:webHidden/>
              </w:rPr>
              <w:fldChar w:fldCharType="separate"/>
            </w:r>
            <w:r w:rsidR="00AD61BA">
              <w:rPr>
                <w:noProof/>
                <w:webHidden/>
              </w:rPr>
              <w:t>46</w:t>
            </w:r>
            <w:r w:rsidR="00AD61BA">
              <w:rPr>
                <w:noProof/>
                <w:webHidden/>
              </w:rPr>
              <w:fldChar w:fldCharType="end"/>
            </w:r>
          </w:hyperlink>
        </w:p>
        <w:p w14:paraId="5A8E7FF0" w14:textId="77777777" w:rsidR="00AD61BA" w:rsidRDefault="006708AA">
          <w:pPr>
            <w:pStyle w:val="TOC2"/>
            <w:tabs>
              <w:tab w:val="right" w:leader="dot" w:pos="9350"/>
            </w:tabs>
            <w:rPr>
              <w:noProof/>
            </w:rPr>
          </w:pPr>
          <w:hyperlink w:anchor="_Toc211517624" w:history="1">
            <w:r w:rsidR="00AD61BA" w:rsidRPr="00891FCC">
              <w:rPr>
                <w:rStyle w:val="Hyperlink"/>
                <w:rFonts w:ascii="Times New Roman" w:hAnsi="Times New Roman" w:cs="Times New Roman"/>
                <w:noProof/>
              </w:rPr>
              <w:t>APPENDICES</w:t>
            </w:r>
            <w:r w:rsidR="00AD61BA">
              <w:rPr>
                <w:noProof/>
                <w:webHidden/>
              </w:rPr>
              <w:tab/>
            </w:r>
            <w:r w:rsidR="00AD61BA">
              <w:rPr>
                <w:noProof/>
                <w:webHidden/>
              </w:rPr>
              <w:fldChar w:fldCharType="begin"/>
            </w:r>
            <w:r w:rsidR="00AD61BA">
              <w:rPr>
                <w:noProof/>
                <w:webHidden/>
              </w:rPr>
              <w:instrText xml:space="preserve"> PAGEREF _Toc211517624 \h </w:instrText>
            </w:r>
            <w:r w:rsidR="00AD61BA">
              <w:rPr>
                <w:noProof/>
                <w:webHidden/>
              </w:rPr>
            </w:r>
            <w:r w:rsidR="00AD61BA">
              <w:rPr>
                <w:noProof/>
                <w:webHidden/>
              </w:rPr>
              <w:fldChar w:fldCharType="separate"/>
            </w:r>
            <w:r w:rsidR="00AD61BA">
              <w:rPr>
                <w:noProof/>
                <w:webHidden/>
              </w:rPr>
              <w:t>47</w:t>
            </w:r>
            <w:r w:rsidR="00AD61BA">
              <w:rPr>
                <w:noProof/>
                <w:webHidden/>
              </w:rPr>
              <w:fldChar w:fldCharType="end"/>
            </w:r>
          </w:hyperlink>
        </w:p>
        <w:p w14:paraId="27CEF800" w14:textId="77777777" w:rsidR="00AD61BA" w:rsidRDefault="006708AA">
          <w:pPr>
            <w:pStyle w:val="TOC2"/>
            <w:tabs>
              <w:tab w:val="right" w:leader="dot" w:pos="9350"/>
            </w:tabs>
            <w:rPr>
              <w:noProof/>
            </w:rPr>
          </w:pPr>
          <w:hyperlink w:anchor="_Toc211517625" w:history="1">
            <w:r w:rsidR="00AD61BA" w:rsidRPr="00891FCC">
              <w:rPr>
                <w:rStyle w:val="Hyperlink"/>
                <w:rFonts w:ascii="Times New Roman" w:hAnsi="Times New Roman" w:cs="Times New Roman"/>
                <w:noProof/>
              </w:rPr>
              <w:t>APPENDIX 1: GANTT CHART</w:t>
            </w:r>
            <w:r w:rsidR="00AD61BA">
              <w:rPr>
                <w:noProof/>
                <w:webHidden/>
              </w:rPr>
              <w:tab/>
            </w:r>
            <w:r w:rsidR="00AD61BA">
              <w:rPr>
                <w:noProof/>
                <w:webHidden/>
              </w:rPr>
              <w:fldChar w:fldCharType="begin"/>
            </w:r>
            <w:r w:rsidR="00AD61BA">
              <w:rPr>
                <w:noProof/>
                <w:webHidden/>
              </w:rPr>
              <w:instrText xml:space="preserve"> PAGEREF _Toc211517625 \h </w:instrText>
            </w:r>
            <w:r w:rsidR="00AD61BA">
              <w:rPr>
                <w:noProof/>
                <w:webHidden/>
              </w:rPr>
            </w:r>
            <w:r w:rsidR="00AD61BA">
              <w:rPr>
                <w:noProof/>
                <w:webHidden/>
              </w:rPr>
              <w:fldChar w:fldCharType="separate"/>
            </w:r>
            <w:r w:rsidR="00AD61BA">
              <w:rPr>
                <w:noProof/>
                <w:webHidden/>
              </w:rPr>
              <w:t>47</w:t>
            </w:r>
            <w:r w:rsidR="00AD61BA">
              <w:rPr>
                <w:noProof/>
                <w:webHidden/>
              </w:rPr>
              <w:fldChar w:fldCharType="end"/>
            </w:r>
          </w:hyperlink>
        </w:p>
        <w:p w14:paraId="4A0CDB5C" w14:textId="77777777" w:rsidR="00AD61BA" w:rsidRDefault="006708AA">
          <w:pPr>
            <w:pStyle w:val="TOC2"/>
            <w:tabs>
              <w:tab w:val="right" w:leader="dot" w:pos="9350"/>
            </w:tabs>
            <w:rPr>
              <w:noProof/>
            </w:rPr>
          </w:pPr>
          <w:hyperlink w:anchor="_Toc211517626" w:history="1">
            <w:r w:rsidR="00AD61BA" w:rsidRPr="00891FCC">
              <w:rPr>
                <w:rStyle w:val="Hyperlink"/>
                <w:rFonts w:ascii="Times New Roman" w:hAnsi="Times New Roman" w:cs="Times New Roman"/>
                <w:noProof/>
              </w:rPr>
              <w:t>APPENDIX 2: PROJECT BUDGET</w:t>
            </w:r>
            <w:r w:rsidR="00AD61BA">
              <w:rPr>
                <w:noProof/>
                <w:webHidden/>
              </w:rPr>
              <w:tab/>
            </w:r>
            <w:r w:rsidR="00AD61BA">
              <w:rPr>
                <w:noProof/>
                <w:webHidden/>
              </w:rPr>
              <w:fldChar w:fldCharType="begin"/>
            </w:r>
            <w:r w:rsidR="00AD61BA">
              <w:rPr>
                <w:noProof/>
                <w:webHidden/>
              </w:rPr>
              <w:instrText xml:space="preserve"> PAGEREF _Toc211517626 \h </w:instrText>
            </w:r>
            <w:r w:rsidR="00AD61BA">
              <w:rPr>
                <w:noProof/>
                <w:webHidden/>
              </w:rPr>
            </w:r>
            <w:r w:rsidR="00AD61BA">
              <w:rPr>
                <w:noProof/>
                <w:webHidden/>
              </w:rPr>
              <w:fldChar w:fldCharType="separate"/>
            </w:r>
            <w:r w:rsidR="00AD61BA">
              <w:rPr>
                <w:noProof/>
                <w:webHidden/>
              </w:rPr>
              <w:t>48</w:t>
            </w:r>
            <w:r w:rsidR="00AD61BA">
              <w:rPr>
                <w:noProof/>
                <w:webHidden/>
              </w:rPr>
              <w:fldChar w:fldCharType="end"/>
            </w:r>
          </w:hyperlink>
        </w:p>
        <w:p w14:paraId="6A483D93" w14:textId="77777777" w:rsidR="00AD61BA" w:rsidRDefault="006708AA">
          <w:pPr>
            <w:pStyle w:val="TOC2"/>
            <w:tabs>
              <w:tab w:val="right" w:leader="dot" w:pos="9350"/>
            </w:tabs>
            <w:rPr>
              <w:noProof/>
            </w:rPr>
          </w:pPr>
          <w:hyperlink w:anchor="_Toc211517627" w:history="1">
            <w:r w:rsidR="00AD61BA" w:rsidRPr="00891FCC">
              <w:rPr>
                <w:rStyle w:val="Hyperlink"/>
                <w:rFonts w:ascii="Times New Roman" w:hAnsi="Times New Roman" w:cs="Times New Roman"/>
                <w:noProof/>
              </w:rPr>
              <w:t>APPENDIX 3: WORK PLAN</w:t>
            </w:r>
            <w:r w:rsidR="00AD61BA">
              <w:rPr>
                <w:noProof/>
                <w:webHidden/>
              </w:rPr>
              <w:tab/>
            </w:r>
            <w:r w:rsidR="00AD61BA">
              <w:rPr>
                <w:noProof/>
                <w:webHidden/>
              </w:rPr>
              <w:fldChar w:fldCharType="begin"/>
            </w:r>
            <w:r w:rsidR="00AD61BA">
              <w:rPr>
                <w:noProof/>
                <w:webHidden/>
              </w:rPr>
              <w:instrText xml:space="preserve"> PAGEREF _Toc211517627 \h </w:instrText>
            </w:r>
            <w:r w:rsidR="00AD61BA">
              <w:rPr>
                <w:noProof/>
                <w:webHidden/>
              </w:rPr>
            </w:r>
            <w:r w:rsidR="00AD61BA">
              <w:rPr>
                <w:noProof/>
                <w:webHidden/>
              </w:rPr>
              <w:fldChar w:fldCharType="separate"/>
            </w:r>
            <w:r w:rsidR="00AD61BA">
              <w:rPr>
                <w:noProof/>
                <w:webHidden/>
              </w:rPr>
              <w:t>49</w:t>
            </w:r>
            <w:r w:rsidR="00AD61BA">
              <w:rPr>
                <w:noProof/>
                <w:webHidden/>
              </w:rPr>
              <w:fldChar w:fldCharType="end"/>
            </w:r>
          </w:hyperlink>
        </w:p>
        <w:p w14:paraId="706F127B" w14:textId="77777777" w:rsidR="00383FA8" w:rsidRDefault="00B52B9B">
          <w:r>
            <w:rPr>
              <w:b/>
              <w:bCs/>
            </w:rPr>
            <w:fldChar w:fldCharType="end"/>
          </w:r>
        </w:p>
      </w:sdtContent>
    </w:sdt>
    <w:p w14:paraId="7024EFF8" w14:textId="77777777" w:rsidR="00383FA8" w:rsidRDefault="00383FA8">
      <w:pPr>
        <w:rPr>
          <w:rFonts w:ascii="Times New Roman" w:hAnsi="Times New Roman" w:cs="Times New Roman"/>
          <w:sz w:val="24"/>
          <w:szCs w:val="24"/>
        </w:rPr>
      </w:pPr>
    </w:p>
    <w:p w14:paraId="5416DD87"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0C3D5532"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27FA07C7"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3E092201"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7F6A497D"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2B924B67"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26638629"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531EA145" w14:textId="77777777" w:rsidR="00383FA8" w:rsidRDefault="00B52B9B">
      <w:pPr>
        <w:jc w:val="left"/>
        <w:rPr>
          <w:rFonts w:ascii="Times New Roman" w:eastAsia="SimSun" w:hAnsi="Times New Roman" w:cs="Times New Roman"/>
          <w:b/>
          <w:bCs/>
          <w:color w:val="000000"/>
          <w:sz w:val="28"/>
          <w:szCs w:val="28"/>
          <w:lang w:eastAsia="zh-CN" w:bidi="ar"/>
        </w:rPr>
      </w:pPr>
      <w:r>
        <w:rPr>
          <w:rFonts w:ascii="Times New Roman" w:eastAsia="SimSun" w:hAnsi="Times New Roman" w:cs="Times New Roman"/>
          <w:b/>
          <w:bCs/>
          <w:color w:val="000000"/>
          <w:sz w:val="28"/>
          <w:szCs w:val="28"/>
          <w:lang w:eastAsia="zh-CN" w:bidi="ar"/>
        </w:rPr>
        <w:lastRenderedPageBreak/>
        <w:t>LIST OF ACRONYMS ABBREVIATIONS</w:t>
      </w:r>
    </w:p>
    <w:p w14:paraId="591DADC1" w14:textId="77777777" w:rsidR="00383FA8" w:rsidRDefault="00383FA8">
      <w:pPr>
        <w:jc w:val="left"/>
        <w:rPr>
          <w:rFonts w:ascii="Times New Roman" w:eastAsia="SimSun" w:hAnsi="Times New Roman" w:cs="Times New Roman"/>
          <w:b/>
          <w:bCs/>
          <w:color w:val="000000"/>
          <w:sz w:val="28"/>
          <w:szCs w:val="28"/>
          <w:lang w:eastAsia="zh-CN" w:bidi="ar"/>
        </w:rPr>
      </w:pPr>
    </w:p>
    <w:p w14:paraId="629FAF36"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AI:</w:t>
      </w:r>
      <w:r>
        <w:rPr>
          <w:rFonts w:ascii="Times New Roman" w:eastAsia="Segoe UI" w:hAnsi="Times New Roman" w:cs="Times New Roman"/>
          <w:color w:val="292929"/>
          <w:sz w:val="21"/>
          <w:szCs w:val="21"/>
          <w:shd w:val="clear" w:color="auto" w:fill="FFFFFF"/>
          <w:lang w:eastAsia="zh-CN" w:bidi="ar"/>
        </w:rPr>
        <w:t xml:space="preserve"> Artificial Intelligence</w:t>
      </w:r>
    </w:p>
    <w:p w14:paraId="23118C40"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 xml:space="preserve">API: </w:t>
      </w:r>
      <w:r>
        <w:rPr>
          <w:rFonts w:ascii="Times New Roman" w:eastAsia="Segoe UI" w:hAnsi="Times New Roman" w:cs="Times New Roman"/>
          <w:color w:val="292929"/>
          <w:sz w:val="21"/>
          <w:szCs w:val="21"/>
          <w:shd w:val="clear" w:color="auto" w:fill="FFFFFF"/>
          <w:lang w:eastAsia="zh-CN" w:bidi="ar"/>
        </w:rPr>
        <w:t>Application Programming Interface</w:t>
      </w:r>
    </w:p>
    <w:p w14:paraId="733E40B9"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 xml:space="preserve">CSS: </w:t>
      </w:r>
      <w:r>
        <w:rPr>
          <w:rFonts w:ascii="Times New Roman" w:eastAsia="Segoe UI" w:hAnsi="Times New Roman" w:cs="Times New Roman"/>
          <w:color w:val="292929"/>
          <w:sz w:val="21"/>
          <w:szCs w:val="21"/>
          <w:shd w:val="clear" w:color="auto" w:fill="FFFFFF"/>
          <w:lang w:eastAsia="zh-CN" w:bidi="ar"/>
        </w:rPr>
        <w:t>Cascading Style Sheets</w:t>
      </w:r>
    </w:p>
    <w:p w14:paraId="3645F25E"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DBMS:</w:t>
      </w:r>
      <w:r>
        <w:rPr>
          <w:rFonts w:ascii="Times New Roman" w:eastAsia="Segoe UI" w:hAnsi="Times New Roman" w:cs="Times New Roman"/>
          <w:color w:val="292929"/>
          <w:sz w:val="21"/>
          <w:szCs w:val="21"/>
          <w:shd w:val="clear" w:color="auto" w:fill="FFFFFF"/>
          <w:lang w:eastAsia="zh-CN" w:bidi="ar"/>
        </w:rPr>
        <w:t xml:space="preserve"> Database Management System</w:t>
      </w:r>
    </w:p>
    <w:p w14:paraId="346FCF0D"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 xml:space="preserve">DFD: </w:t>
      </w:r>
      <w:r>
        <w:rPr>
          <w:rFonts w:ascii="Times New Roman" w:eastAsia="Segoe UI" w:hAnsi="Times New Roman" w:cs="Times New Roman"/>
          <w:color w:val="292929"/>
          <w:sz w:val="21"/>
          <w:szCs w:val="21"/>
          <w:shd w:val="clear" w:color="auto" w:fill="FFFFFF"/>
          <w:lang w:eastAsia="zh-CN" w:bidi="ar"/>
        </w:rPr>
        <w:t>Data Flow Diagram</w:t>
      </w:r>
    </w:p>
    <w:p w14:paraId="4066E377"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DDoS:</w:t>
      </w:r>
      <w:r>
        <w:rPr>
          <w:rFonts w:ascii="Times New Roman" w:eastAsia="Segoe UI" w:hAnsi="Times New Roman" w:cs="Times New Roman"/>
          <w:color w:val="292929"/>
          <w:sz w:val="21"/>
          <w:szCs w:val="21"/>
          <w:shd w:val="clear" w:color="auto" w:fill="FFFFFF"/>
          <w:lang w:eastAsia="zh-CN" w:bidi="ar"/>
        </w:rPr>
        <w:t xml:space="preserve"> Distributed Denial of Service</w:t>
      </w:r>
    </w:p>
    <w:p w14:paraId="4631197B"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ERD:</w:t>
      </w:r>
      <w:r>
        <w:rPr>
          <w:rFonts w:ascii="Times New Roman" w:eastAsia="Segoe UI" w:hAnsi="Times New Roman" w:cs="Times New Roman"/>
          <w:color w:val="292929"/>
          <w:sz w:val="21"/>
          <w:szCs w:val="21"/>
          <w:shd w:val="clear" w:color="auto" w:fill="FFFFFF"/>
          <w:lang w:eastAsia="zh-CN" w:bidi="ar"/>
        </w:rPr>
        <w:t xml:space="preserve"> Entity-Relationship Diagram</w:t>
      </w:r>
    </w:p>
    <w:p w14:paraId="64AB67F0"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 xml:space="preserve">HCI: </w:t>
      </w:r>
      <w:r>
        <w:rPr>
          <w:rFonts w:ascii="Times New Roman" w:eastAsia="Segoe UI" w:hAnsi="Times New Roman" w:cs="Times New Roman"/>
          <w:color w:val="292929"/>
          <w:sz w:val="21"/>
          <w:szCs w:val="21"/>
          <w:shd w:val="clear" w:color="auto" w:fill="FFFFFF"/>
          <w:lang w:eastAsia="zh-CN" w:bidi="ar"/>
        </w:rPr>
        <w:t>Human-Computer Interaction</w:t>
      </w:r>
    </w:p>
    <w:p w14:paraId="1EBF3D61"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 xml:space="preserve">HR: </w:t>
      </w:r>
      <w:r>
        <w:rPr>
          <w:rFonts w:ascii="Times New Roman" w:eastAsia="Segoe UI" w:hAnsi="Times New Roman" w:cs="Times New Roman"/>
          <w:color w:val="292929"/>
          <w:sz w:val="21"/>
          <w:szCs w:val="21"/>
          <w:shd w:val="clear" w:color="auto" w:fill="FFFFFF"/>
          <w:lang w:eastAsia="zh-CN" w:bidi="ar"/>
        </w:rPr>
        <w:t>Human Resources</w:t>
      </w:r>
    </w:p>
    <w:p w14:paraId="29A267E3"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HTTPS</w:t>
      </w:r>
      <w:r>
        <w:rPr>
          <w:rFonts w:ascii="Times New Roman" w:eastAsia="Segoe UI" w:hAnsi="Times New Roman" w:cs="Times New Roman"/>
          <w:color w:val="292929"/>
          <w:sz w:val="21"/>
          <w:szCs w:val="21"/>
          <w:shd w:val="clear" w:color="auto" w:fill="FFFFFF"/>
          <w:lang w:eastAsia="zh-CN" w:bidi="ar"/>
        </w:rPr>
        <w:t>: Hypertext Transfer Protocol Secure</w:t>
      </w:r>
    </w:p>
    <w:p w14:paraId="56784B67"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IDE:</w:t>
      </w:r>
      <w:r>
        <w:rPr>
          <w:rFonts w:ascii="Times New Roman" w:eastAsia="Segoe UI" w:hAnsi="Times New Roman" w:cs="Times New Roman"/>
          <w:color w:val="292929"/>
          <w:sz w:val="21"/>
          <w:szCs w:val="21"/>
          <w:shd w:val="clear" w:color="auto" w:fill="FFFFFF"/>
          <w:lang w:eastAsia="zh-CN" w:bidi="ar"/>
        </w:rPr>
        <w:t xml:space="preserve"> Integrated Development Environment</w:t>
      </w:r>
    </w:p>
    <w:p w14:paraId="5FF18363"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proofErr w:type="spellStart"/>
      <w:r>
        <w:rPr>
          <w:rFonts w:ascii="Times New Roman" w:eastAsia="Segoe UI" w:hAnsi="Times New Roman" w:cs="Times New Roman"/>
          <w:b/>
          <w:bCs/>
          <w:color w:val="292929"/>
          <w:sz w:val="21"/>
          <w:szCs w:val="21"/>
          <w:shd w:val="clear" w:color="auto" w:fill="FFFFFF"/>
          <w:lang w:eastAsia="zh-CN" w:bidi="ar"/>
        </w:rPr>
        <w:t>IoTML</w:t>
      </w:r>
      <w:proofErr w:type="spellEnd"/>
      <w:r>
        <w:rPr>
          <w:rFonts w:ascii="Times New Roman" w:eastAsia="Segoe UI" w:hAnsi="Times New Roman" w:cs="Times New Roman"/>
          <w:b/>
          <w:bCs/>
          <w:color w:val="292929"/>
          <w:sz w:val="21"/>
          <w:szCs w:val="21"/>
          <w:shd w:val="clear" w:color="auto" w:fill="FFFFFF"/>
          <w:lang w:eastAsia="zh-CN" w:bidi="ar"/>
        </w:rPr>
        <w:t>:</w:t>
      </w:r>
      <w:r>
        <w:rPr>
          <w:rFonts w:ascii="Times New Roman" w:eastAsia="Segoe UI" w:hAnsi="Times New Roman" w:cs="Times New Roman"/>
          <w:color w:val="292929"/>
          <w:sz w:val="21"/>
          <w:szCs w:val="21"/>
          <w:shd w:val="clear" w:color="auto" w:fill="FFFFFF"/>
          <w:lang w:eastAsia="zh-CN" w:bidi="ar"/>
        </w:rPr>
        <w:t xml:space="preserve"> Internet of Things and Machine Learning</w:t>
      </w:r>
    </w:p>
    <w:p w14:paraId="4F4A460E"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 xml:space="preserve">IPRC: </w:t>
      </w:r>
      <w:r>
        <w:rPr>
          <w:rFonts w:ascii="Times New Roman" w:eastAsia="Segoe UI" w:hAnsi="Times New Roman" w:cs="Times New Roman"/>
          <w:color w:val="292929"/>
          <w:sz w:val="21"/>
          <w:szCs w:val="21"/>
          <w:shd w:val="clear" w:color="auto" w:fill="FFFFFF"/>
          <w:lang w:eastAsia="zh-CN" w:bidi="ar"/>
        </w:rPr>
        <w:t>Integrated Polytechnic Regional Centre</w:t>
      </w:r>
    </w:p>
    <w:p w14:paraId="6F6E5FCC"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JWT:</w:t>
      </w:r>
      <w:r>
        <w:rPr>
          <w:rFonts w:ascii="Times New Roman" w:eastAsia="Segoe UI" w:hAnsi="Times New Roman" w:cs="Times New Roman"/>
          <w:color w:val="292929"/>
          <w:sz w:val="21"/>
          <w:szCs w:val="21"/>
          <w:shd w:val="clear" w:color="auto" w:fill="FFFFFF"/>
          <w:lang w:eastAsia="zh-CN" w:bidi="ar"/>
        </w:rPr>
        <w:t xml:space="preserve"> JSON Web Tokens</w:t>
      </w:r>
    </w:p>
    <w:p w14:paraId="785E17B5"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LMS</w:t>
      </w:r>
      <w:r>
        <w:rPr>
          <w:rFonts w:ascii="Times New Roman" w:eastAsia="Segoe UI" w:hAnsi="Times New Roman" w:cs="Times New Roman"/>
          <w:color w:val="292929"/>
          <w:sz w:val="21"/>
          <w:szCs w:val="21"/>
          <w:shd w:val="clear" w:color="auto" w:fill="FFFFFF"/>
          <w:lang w:eastAsia="zh-CN" w:bidi="ar"/>
        </w:rPr>
        <w:t>: Learning Management Systems</w:t>
      </w:r>
    </w:p>
    <w:p w14:paraId="4CC06BAC"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 xml:space="preserve">MIT: </w:t>
      </w:r>
      <w:r>
        <w:rPr>
          <w:rFonts w:ascii="Times New Roman" w:eastAsia="Segoe UI" w:hAnsi="Times New Roman" w:cs="Times New Roman"/>
          <w:color w:val="292929"/>
          <w:sz w:val="21"/>
          <w:szCs w:val="21"/>
          <w:shd w:val="clear" w:color="auto" w:fill="FFFFFF"/>
          <w:lang w:eastAsia="zh-CN" w:bidi="ar"/>
        </w:rPr>
        <w:t>Massachusetts Institute of Technology</w:t>
      </w:r>
    </w:p>
    <w:p w14:paraId="0CEF7523"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NoSQL:</w:t>
      </w:r>
      <w:r>
        <w:rPr>
          <w:rFonts w:ascii="Times New Roman" w:eastAsia="Segoe UI" w:hAnsi="Times New Roman" w:cs="Times New Roman"/>
          <w:color w:val="292929"/>
          <w:sz w:val="21"/>
          <w:szCs w:val="21"/>
          <w:shd w:val="clear" w:color="auto" w:fill="FFFFFF"/>
          <w:lang w:eastAsia="zh-CN" w:bidi="ar"/>
        </w:rPr>
        <w:t xml:space="preserve"> Not only SQL</w:t>
      </w:r>
    </w:p>
    <w:p w14:paraId="596D7669"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ODM:</w:t>
      </w:r>
      <w:r>
        <w:rPr>
          <w:rFonts w:ascii="Times New Roman" w:eastAsia="Segoe UI" w:hAnsi="Times New Roman" w:cs="Times New Roman"/>
          <w:color w:val="292929"/>
          <w:sz w:val="21"/>
          <w:szCs w:val="21"/>
          <w:shd w:val="clear" w:color="auto" w:fill="FFFFFF"/>
          <w:lang w:eastAsia="zh-CN" w:bidi="ar"/>
        </w:rPr>
        <w:t xml:space="preserve"> Object Data Modeling</w:t>
      </w:r>
    </w:p>
    <w:p w14:paraId="57648AE9"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PK:</w:t>
      </w:r>
      <w:r>
        <w:rPr>
          <w:rFonts w:ascii="Times New Roman" w:eastAsia="Segoe UI" w:hAnsi="Times New Roman" w:cs="Times New Roman"/>
          <w:color w:val="292929"/>
          <w:sz w:val="21"/>
          <w:szCs w:val="21"/>
          <w:shd w:val="clear" w:color="auto" w:fill="FFFFFF"/>
          <w:lang w:eastAsia="zh-CN" w:bidi="ar"/>
        </w:rPr>
        <w:t xml:space="preserve"> Primary Key</w:t>
      </w:r>
    </w:p>
    <w:p w14:paraId="4731F4A5"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PWA:</w:t>
      </w:r>
      <w:r>
        <w:rPr>
          <w:rFonts w:ascii="Times New Roman" w:eastAsia="Segoe UI" w:hAnsi="Times New Roman" w:cs="Times New Roman"/>
          <w:color w:val="292929"/>
          <w:sz w:val="21"/>
          <w:szCs w:val="21"/>
          <w:shd w:val="clear" w:color="auto" w:fill="FFFFFF"/>
          <w:lang w:eastAsia="zh-CN" w:bidi="ar"/>
        </w:rPr>
        <w:t xml:space="preserve"> Progressive Web Application</w:t>
      </w:r>
    </w:p>
    <w:p w14:paraId="62833C46"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RBAC:</w:t>
      </w:r>
      <w:r>
        <w:rPr>
          <w:rFonts w:ascii="Times New Roman" w:eastAsia="Segoe UI" w:hAnsi="Times New Roman" w:cs="Times New Roman"/>
          <w:color w:val="292929"/>
          <w:sz w:val="21"/>
          <w:szCs w:val="21"/>
          <w:shd w:val="clear" w:color="auto" w:fill="FFFFFF"/>
          <w:lang w:eastAsia="zh-CN" w:bidi="ar"/>
        </w:rPr>
        <w:t xml:space="preserve"> Role-Based Access Control</w:t>
      </w:r>
    </w:p>
    <w:p w14:paraId="5FAC3D91"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RESTful:</w:t>
      </w:r>
      <w:r>
        <w:rPr>
          <w:rFonts w:ascii="Times New Roman" w:eastAsia="Segoe UI" w:hAnsi="Times New Roman" w:cs="Times New Roman"/>
          <w:color w:val="292929"/>
          <w:sz w:val="21"/>
          <w:szCs w:val="21"/>
          <w:shd w:val="clear" w:color="auto" w:fill="FFFFFF"/>
          <w:lang w:eastAsia="zh-CN" w:bidi="ar"/>
        </w:rPr>
        <w:t xml:space="preserve"> Representational State Transfer</w:t>
      </w:r>
    </w:p>
    <w:p w14:paraId="6DC2D258"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proofErr w:type="spellStart"/>
      <w:r>
        <w:rPr>
          <w:rFonts w:ascii="Times New Roman" w:eastAsia="Segoe UI" w:hAnsi="Times New Roman" w:cs="Times New Roman"/>
          <w:b/>
          <w:bCs/>
          <w:color w:val="292929"/>
          <w:sz w:val="21"/>
          <w:szCs w:val="21"/>
          <w:shd w:val="clear" w:color="auto" w:fill="FFFFFF"/>
          <w:lang w:eastAsia="zh-CN" w:bidi="ar"/>
        </w:rPr>
        <w:t>Rwf</w:t>
      </w:r>
      <w:proofErr w:type="spellEnd"/>
      <w:r>
        <w:rPr>
          <w:rFonts w:ascii="Times New Roman" w:eastAsia="Segoe UI" w:hAnsi="Times New Roman" w:cs="Times New Roman"/>
          <w:b/>
          <w:bCs/>
          <w:color w:val="292929"/>
          <w:sz w:val="21"/>
          <w:szCs w:val="21"/>
          <w:shd w:val="clear" w:color="auto" w:fill="FFFFFF"/>
          <w:lang w:eastAsia="zh-CN" w:bidi="ar"/>
        </w:rPr>
        <w:t xml:space="preserve">: </w:t>
      </w:r>
      <w:r>
        <w:rPr>
          <w:rFonts w:ascii="Times New Roman" w:eastAsia="Segoe UI" w:hAnsi="Times New Roman" w:cs="Times New Roman"/>
          <w:color w:val="292929"/>
          <w:sz w:val="21"/>
          <w:szCs w:val="21"/>
          <w:shd w:val="clear" w:color="auto" w:fill="FFFFFF"/>
          <w:lang w:eastAsia="zh-CN" w:bidi="ar"/>
        </w:rPr>
        <w:t>Rwandan Francs</w:t>
      </w:r>
    </w:p>
    <w:p w14:paraId="660C5EAC"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lastRenderedPageBreak/>
        <w:t xml:space="preserve">SDLC: </w:t>
      </w:r>
      <w:r>
        <w:rPr>
          <w:rFonts w:ascii="Times New Roman" w:eastAsia="Segoe UI" w:hAnsi="Times New Roman" w:cs="Times New Roman"/>
          <w:color w:val="292929"/>
          <w:sz w:val="21"/>
          <w:szCs w:val="21"/>
          <w:shd w:val="clear" w:color="auto" w:fill="FFFFFF"/>
          <w:lang w:eastAsia="zh-CN" w:bidi="ar"/>
        </w:rPr>
        <w:t>Software Development Life Cycle</w:t>
      </w:r>
    </w:p>
    <w:p w14:paraId="0398CB1F"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SIS:</w:t>
      </w:r>
      <w:r>
        <w:rPr>
          <w:rFonts w:ascii="Times New Roman" w:eastAsia="Segoe UI" w:hAnsi="Times New Roman" w:cs="Times New Roman"/>
          <w:color w:val="292929"/>
          <w:sz w:val="21"/>
          <w:szCs w:val="21"/>
          <w:shd w:val="clear" w:color="auto" w:fill="FFFFFF"/>
          <w:lang w:eastAsia="zh-CN" w:bidi="ar"/>
        </w:rPr>
        <w:t xml:space="preserve"> Student Information Systems</w:t>
      </w:r>
    </w:p>
    <w:p w14:paraId="17B5278D"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 xml:space="preserve">SQL: </w:t>
      </w:r>
      <w:r>
        <w:rPr>
          <w:rFonts w:ascii="Times New Roman" w:eastAsia="Segoe UI" w:hAnsi="Times New Roman" w:cs="Times New Roman"/>
          <w:color w:val="292929"/>
          <w:sz w:val="21"/>
          <w:szCs w:val="21"/>
          <w:shd w:val="clear" w:color="auto" w:fill="FFFFFF"/>
          <w:lang w:eastAsia="zh-CN" w:bidi="ar"/>
        </w:rPr>
        <w:t>Structured Query Language</w:t>
      </w:r>
    </w:p>
    <w:p w14:paraId="1BBB040C"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SSL:</w:t>
      </w:r>
      <w:r>
        <w:rPr>
          <w:rFonts w:ascii="Times New Roman" w:eastAsia="Segoe UI" w:hAnsi="Times New Roman" w:cs="Times New Roman"/>
          <w:color w:val="292929"/>
          <w:sz w:val="21"/>
          <w:szCs w:val="21"/>
          <w:shd w:val="clear" w:color="auto" w:fill="FFFFFF"/>
          <w:lang w:eastAsia="zh-CN" w:bidi="ar"/>
        </w:rPr>
        <w:t xml:space="preserve"> Secure Sockets Layer</w:t>
      </w:r>
    </w:p>
    <w:p w14:paraId="70970032"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 xml:space="preserve">TAM: </w:t>
      </w:r>
      <w:r>
        <w:rPr>
          <w:rFonts w:ascii="Times New Roman" w:eastAsia="Segoe UI" w:hAnsi="Times New Roman" w:cs="Times New Roman"/>
          <w:color w:val="292929"/>
          <w:sz w:val="21"/>
          <w:szCs w:val="21"/>
          <w:shd w:val="clear" w:color="auto" w:fill="FFFFFF"/>
          <w:lang w:eastAsia="zh-CN" w:bidi="ar"/>
        </w:rPr>
        <w:t>Technology Acceptance Model</w:t>
      </w:r>
    </w:p>
    <w:p w14:paraId="6BEF7513"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TVET:</w:t>
      </w:r>
      <w:r>
        <w:rPr>
          <w:rFonts w:ascii="Times New Roman" w:eastAsia="Segoe UI" w:hAnsi="Times New Roman" w:cs="Times New Roman"/>
          <w:color w:val="292929"/>
          <w:sz w:val="21"/>
          <w:szCs w:val="21"/>
          <w:shd w:val="clear" w:color="auto" w:fill="FFFFFF"/>
          <w:lang w:eastAsia="zh-CN" w:bidi="ar"/>
        </w:rPr>
        <w:t xml:space="preserve"> Technical and Vocational Education and Training</w:t>
      </w:r>
    </w:p>
    <w:p w14:paraId="5C6B3DEE"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UI:</w:t>
      </w:r>
      <w:r>
        <w:rPr>
          <w:rFonts w:ascii="Times New Roman" w:eastAsia="Segoe UI" w:hAnsi="Times New Roman" w:cs="Times New Roman"/>
          <w:color w:val="292929"/>
          <w:sz w:val="21"/>
          <w:szCs w:val="21"/>
          <w:shd w:val="clear" w:color="auto" w:fill="FFFFFF"/>
          <w:lang w:eastAsia="zh-CN" w:bidi="ar"/>
        </w:rPr>
        <w:t xml:space="preserve"> User Interface</w:t>
      </w:r>
    </w:p>
    <w:p w14:paraId="1933C02F"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 xml:space="preserve">USA: </w:t>
      </w:r>
      <w:r>
        <w:rPr>
          <w:rFonts w:ascii="Times New Roman" w:eastAsia="Segoe UI" w:hAnsi="Times New Roman" w:cs="Times New Roman"/>
          <w:color w:val="292929"/>
          <w:sz w:val="21"/>
          <w:szCs w:val="21"/>
          <w:shd w:val="clear" w:color="auto" w:fill="FFFFFF"/>
          <w:lang w:eastAsia="zh-CN" w:bidi="ar"/>
        </w:rPr>
        <w:t>United States of America</w:t>
      </w:r>
    </w:p>
    <w:p w14:paraId="7160940D"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UTAUT:</w:t>
      </w:r>
      <w:r>
        <w:rPr>
          <w:rFonts w:ascii="Times New Roman" w:eastAsia="Segoe UI" w:hAnsi="Times New Roman" w:cs="Times New Roman"/>
          <w:color w:val="292929"/>
          <w:sz w:val="21"/>
          <w:szCs w:val="21"/>
          <w:shd w:val="clear" w:color="auto" w:fill="FFFFFF"/>
          <w:lang w:eastAsia="zh-CN" w:bidi="ar"/>
        </w:rPr>
        <w:t xml:space="preserve"> Unified Theory of Acceptance and Use of Technology</w:t>
      </w:r>
    </w:p>
    <w:p w14:paraId="211CB3C8"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 xml:space="preserve">UX: </w:t>
      </w:r>
      <w:r>
        <w:rPr>
          <w:rFonts w:ascii="Times New Roman" w:eastAsia="Segoe UI" w:hAnsi="Times New Roman" w:cs="Times New Roman"/>
          <w:color w:val="292929"/>
          <w:sz w:val="21"/>
          <w:szCs w:val="21"/>
          <w:shd w:val="clear" w:color="auto" w:fill="FFFFFF"/>
          <w:lang w:eastAsia="zh-CN" w:bidi="ar"/>
        </w:rPr>
        <w:t xml:space="preserve">User </w:t>
      </w:r>
      <w:proofErr w:type="spellStart"/>
      <w:r>
        <w:rPr>
          <w:rFonts w:ascii="Times New Roman" w:eastAsia="Segoe UI" w:hAnsi="Times New Roman" w:cs="Times New Roman"/>
          <w:color w:val="292929"/>
          <w:sz w:val="21"/>
          <w:szCs w:val="21"/>
          <w:shd w:val="clear" w:color="auto" w:fill="FFFFFF"/>
          <w:lang w:eastAsia="zh-CN" w:bidi="ar"/>
        </w:rPr>
        <w:t>ExperienceVite</w:t>
      </w:r>
      <w:proofErr w:type="spellEnd"/>
      <w:r>
        <w:rPr>
          <w:rFonts w:ascii="Times New Roman" w:eastAsia="Segoe UI" w:hAnsi="Times New Roman" w:cs="Times New Roman"/>
          <w:color w:val="292929"/>
          <w:sz w:val="21"/>
          <w:szCs w:val="21"/>
          <w:shd w:val="clear" w:color="auto" w:fill="FFFFFF"/>
          <w:lang w:eastAsia="zh-CN" w:bidi="ar"/>
        </w:rPr>
        <w:t>: French for "</w:t>
      </w:r>
      <w:proofErr w:type="spellStart"/>
      <w:r>
        <w:rPr>
          <w:rFonts w:ascii="Times New Roman" w:eastAsia="Segoe UI" w:hAnsi="Times New Roman" w:cs="Times New Roman"/>
          <w:color w:val="292929"/>
          <w:sz w:val="21"/>
          <w:szCs w:val="21"/>
          <w:shd w:val="clear" w:color="auto" w:fill="FFFFFF"/>
          <w:lang w:eastAsia="zh-CN" w:bidi="ar"/>
        </w:rPr>
        <w:t>fast"VS</w:t>
      </w:r>
      <w:proofErr w:type="spellEnd"/>
      <w:r>
        <w:rPr>
          <w:rFonts w:ascii="Times New Roman" w:eastAsia="Segoe UI" w:hAnsi="Times New Roman" w:cs="Times New Roman"/>
          <w:color w:val="292929"/>
          <w:sz w:val="21"/>
          <w:szCs w:val="21"/>
          <w:shd w:val="clear" w:color="auto" w:fill="FFFFFF"/>
          <w:lang w:eastAsia="zh-CN" w:bidi="ar"/>
        </w:rPr>
        <w:t xml:space="preserve"> Code: Visual Studio Code</w:t>
      </w:r>
    </w:p>
    <w:p w14:paraId="6529B946"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 xml:space="preserve">W3C: </w:t>
      </w:r>
      <w:r>
        <w:rPr>
          <w:rFonts w:ascii="Times New Roman" w:eastAsia="Segoe UI" w:hAnsi="Times New Roman" w:cs="Times New Roman"/>
          <w:color w:val="292929"/>
          <w:sz w:val="21"/>
          <w:szCs w:val="21"/>
          <w:shd w:val="clear" w:color="auto" w:fill="FFFFFF"/>
          <w:lang w:eastAsia="zh-CN" w:bidi="ar"/>
        </w:rPr>
        <w:t>World Wide Web Consortium</w:t>
      </w:r>
    </w:p>
    <w:p w14:paraId="0CB5A66C"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WEB:</w:t>
      </w:r>
      <w:r>
        <w:rPr>
          <w:rFonts w:ascii="Times New Roman" w:eastAsia="Segoe UI" w:hAnsi="Times New Roman" w:cs="Times New Roman"/>
          <w:color w:val="292929"/>
          <w:sz w:val="21"/>
          <w:szCs w:val="21"/>
          <w:shd w:val="clear" w:color="auto" w:fill="FFFFFF"/>
          <w:lang w:eastAsia="zh-CN" w:bidi="ar"/>
        </w:rPr>
        <w:t xml:space="preserve"> World Wide Web</w:t>
      </w:r>
    </w:p>
    <w:p w14:paraId="2FBE379B" w14:textId="77777777" w:rsidR="00383FA8" w:rsidRDefault="00B52B9B">
      <w:pPr>
        <w:shd w:val="clear" w:color="auto" w:fill="FFFFFF"/>
        <w:spacing w:line="360" w:lineRule="auto"/>
        <w:jc w:val="left"/>
        <w:rPr>
          <w:rFonts w:ascii="Times New Roman" w:eastAsia="Segoe UI" w:hAnsi="Times New Roman" w:cs="Times New Roman"/>
          <w:color w:val="292929"/>
          <w:sz w:val="21"/>
          <w:szCs w:val="21"/>
          <w:shd w:val="clear" w:color="auto" w:fill="FFFFFF"/>
          <w:lang w:eastAsia="zh-CN" w:bidi="ar"/>
        </w:rPr>
      </w:pPr>
      <w:r>
        <w:rPr>
          <w:rFonts w:ascii="Times New Roman" w:eastAsia="Segoe UI" w:hAnsi="Times New Roman" w:cs="Times New Roman"/>
          <w:b/>
          <w:bCs/>
          <w:color w:val="292929"/>
          <w:sz w:val="21"/>
          <w:szCs w:val="21"/>
          <w:shd w:val="clear" w:color="auto" w:fill="FFFFFF"/>
          <w:lang w:eastAsia="zh-CN" w:bidi="ar"/>
        </w:rPr>
        <w:t xml:space="preserve">XLSX: </w:t>
      </w:r>
      <w:r>
        <w:rPr>
          <w:rFonts w:ascii="Times New Roman" w:eastAsia="Segoe UI" w:hAnsi="Times New Roman" w:cs="Times New Roman"/>
          <w:color w:val="292929"/>
          <w:sz w:val="21"/>
          <w:szCs w:val="21"/>
          <w:shd w:val="clear" w:color="auto" w:fill="FFFFFF"/>
          <w:lang w:eastAsia="zh-CN" w:bidi="ar"/>
        </w:rPr>
        <w:t>XML Spreadsheet</w:t>
      </w:r>
    </w:p>
    <w:p w14:paraId="2F67FBE4" w14:textId="77777777" w:rsidR="00383FA8" w:rsidRDefault="00B52B9B">
      <w:pPr>
        <w:shd w:val="clear" w:color="auto" w:fill="FFFFFF"/>
        <w:spacing w:line="360" w:lineRule="auto"/>
        <w:jc w:val="left"/>
        <w:rPr>
          <w:rFonts w:ascii="Times New Roman" w:eastAsia="Segoe UI" w:hAnsi="Times New Roman" w:cs="Times New Roman"/>
          <w:color w:val="292929"/>
          <w:sz w:val="13"/>
          <w:szCs w:val="13"/>
        </w:rPr>
      </w:pPr>
      <w:r>
        <w:rPr>
          <w:rFonts w:ascii="Times New Roman" w:eastAsia="Segoe UI" w:hAnsi="Times New Roman" w:cs="Times New Roman"/>
          <w:b/>
          <w:bCs/>
          <w:color w:val="292929"/>
          <w:sz w:val="21"/>
          <w:szCs w:val="21"/>
          <w:shd w:val="clear" w:color="auto" w:fill="FFFFFF"/>
          <w:lang w:eastAsia="zh-CN" w:bidi="ar"/>
        </w:rPr>
        <w:t xml:space="preserve">XSS: </w:t>
      </w:r>
      <w:r>
        <w:rPr>
          <w:rFonts w:ascii="Times New Roman" w:eastAsia="Segoe UI" w:hAnsi="Times New Roman" w:cs="Times New Roman"/>
          <w:color w:val="292929"/>
          <w:sz w:val="21"/>
          <w:szCs w:val="21"/>
          <w:shd w:val="clear" w:color="auto" w:fill="FFFFFF"/>
          <w:lang w:eastAsia="zh-CN" w:bidi="ar"/>
        </w:rPr>
        <w:t>Cross-Site Scripting</w:t>
      </w:r>
    </w:p>
    <w:p w14:paraId="433737B7" w14:textId="7EDFDD8E" w:rsidR="00383FA8" w:rsidRDefault="00383FA8">
      <w:pPr>
        <w:shd w:val="clear" w:color="auto" w:fill="FFFFFF"/>
        <w:spacing w:line="15" w:lineRule="atLeast"/>
        <w:jc w:val="left"/>
        <w:rPr>
          <w:ins w:id="2" w:author="Jean Dieudonne" w:date="2025-10-17T09:07:00Z"/>
          <w:rFonts w:ascii="Times New Roman" w:eastAsia="Segoe UI" w:hAnsi="Times New Roman" w:cs="Times New Roman"/>
          <w:color w:val="FF0000"/>
          <w:sz w:val="13"/>
          <w:szCs w:val="13"/>
        </w:rPr>
      </w:pPr>
    </w:p>
    <w:p w14:paraId="6D438BEA" w14:textId="164A3605" w:rsidR="006708AA" w:rsidRDefault="006708AA">
      <w:pPr>
        <w:shd w:val="clear" w:color="auto" w:fill="FFFFFF"/>
        <w:spacing w:line="15" w:lineRule="atLeast"/>
        <w:jc w:val="left"/>
        <w:rPr>
          <w:ins w:id="3" w:author="Jean Dieudonne" w:date="2025-10-17T09:07:00Z"/>
          <w:rFonts w:ascii="Times New Roman" w:eastAsia="Segoe UI" w:hAnsi="Times New Roman" w:cs="Times New Roman"/>
          <w:color w:val="FF0000"/>
          <w:sz w:val="13"/>
          <w:szCs w:val="13"/>
        </w:rPr>
      </w:pPr>
    </w:p>
    <w:p w14:paraId="38072513" w14:textId="052619C8" w:rsidR="006708AA" w:rsidRDefault="006708AA">
      <w:pPr>
        <w:shd w:val="clear" w:color="auto" w:fill="FFFFFF"/>
        <w:spacing w:line="15" w:lineRule="atLeast"/>
        <w:jc w:val="left"/>
        <w:rPr>
          <w:ins w:id="4" w:author="Jean Dieudonne" w:date="2025-10-17T09:07:00Z"/>
          <w:rFonts w:ascii="Times New Roman" w:eastAsia="Segoe UI" w:hAnsi="Times New Roman" w:cs="Times New Roman"/>
          <w:color w:val="FF0000"/>
          <w:sz w:val="13"/>
          <w:szCs w:val="13"/>
        </w:rPr>
      </w:pPr>
    </w:p>
    <w:p w14:paraId="21B7B2E6" w14:textId="1F56DF99" w:rsidR="006708AA" w:rsidRDefault="006708AA">
      <w:pPr>
        <w:shd w:val="clear" w:color="auto" w:fill="FFFFFF"/>
        <w:spacing w:line="15" w:lineRule="atLeast"/>
        <w:jc w:val="left"/>
        <w:rPr>
          <w:ins w:id="5" w:author="Jean Dieudonne" w:date="2025-10-17T09:07:00Z"/>
          <w:rFonts w:ascii="Times New Roman" w:eastAsia="Segoe UI" w:hAnsi="Times New Roman" w:cs="Times New Roman"/>
          <w:color w:val="FF0000"/>
          <w:sz w:val="13"/>
          <w:szCs w:val="13"/>
        </w:rPr>
      </w:pPr>
    </w:p>
    <w:p w14:paraId="62CCB357" w14:textId="62090ABD" w:rsidR="006708AA" w:rsidRDefault="006708AA">
      <w:pPr>
        <w:shd w:val="clear" w:color="auto" w:fill="FFFFFF"/>
        <w:spacing w:line="15" w:lineRule="atLeast"/>
        <w:jc w:val="left"/>
        <w:rPr>
          <w:ins w:id="6" w:author="Jean Dieudonne" w:date="2025-10-17T09:07:00Z"/>
          <w:rFonts w:ascii="Times New Roman" w:eastAsia="Segoe UI" w:hAnsi="Times New Roman" w:cs="Times New Roman"/>
          <w:color w:val="FF0000"/>
          <w:sz w:val="13"/>
          <w:szCs w:val="13"/>
        </w:rPr>
      </w:pPr>
    </w:p>
    <w:p w14:paraId="0FEDD15A" w14:textId="31851142" w:rsidR="006708AA" w:rsidRDefault="006708AA">
      <w:pPr>
        <w:shd w:val="clear" w:color="auto" w:fill="FFFFFF"/>
        <w:spacing w:line="15" w:lineRule="atLeast"/>
        <w:jc w:val="left"/>
        <w:rPr>
          <w:ins w:id="7" w:author="Jean Dieudonne" w:date="2025-10-17T09:07:00Z"/>
          <w:rFonts w:ascii="Times New Roman" w:eastAsia="Segoe UI" w:hAnsi="Times New Roman" w:cs="Times New Roman"/>
          <w:color w:val="FF0000"/>
          <w:sz w:val="13"/>
          <w:szCs w:val="13"/>
        </w:rPr>
      </w:pPr>
    </w:p>
    <w:p w14:paraId="58F3E738" w14:textId="1FFA2BCF" w:rsidR="006708AA" w:rsidRDefault="006708AA">
      <w:pPr>
        <w:shd w:val="clear" w:color="auto" w:fill="FFFFFF"/>
        <w:spacing w:line="15" w:lineRule="atLeast"/>
        <w:jc w:val="left"/>
        <w:rPr>
          <w:ins w:id="8" w:author="Jean Dieudonne" w:date="2025-10-17T09:07:00Z"/>
          <w:rFonts w:ascii="Times New Roman" w:eastAsia="Segoe UI" w:hAnsi="Times New Roman" w:cs="Times New Roman"/>
          <w:color w:val="FF0000"/>
          <w:sz w:val="13"/>
          <w:szCs w:val="13"/>
        </w:rPr>
      </w:pPr>
    </w:p>
    <w:p w14:paraId="5B6F5D38" w14:textId="5A580FF3" w:rsidR="006708AA" w:rsidRDefault="006708AA">
      <w:pPr>
        <w:shd w:val="clear" w:color="auto" w:fill="FFFFFF"/>
        <w:spacing w:line="15" w:lineRule="atLeast"/>
        <w:jc w:val="left"/>
        <w:rPr>
          <w:ins w:id="9" w:author="Jean Dieudonne" w:date="2025-10-17T09:07:00Z"/>
          <w:rFonts w:ascii="Times New Roman" w:eastAsia="Segoe UI" w:hAnsi="Times New Roman" w:cs="Times New Roman"/>
          <w:color w:val="FF0000"/>
          <w:sz w:val="13"/>
          <w:szCs w:val="13"/>
        </w:rPr>
      </w:pPr>
    </w:p>
    <w:p w14:paraId="6A5F6739" w14:textId="6122CB2C" w:rsidR="006708AA" w:rsidRDefault="006708AA">
      <w:pPr>
        <w:shd w:val="clear" w:color="auto" w:fill="FFFFFF"/>
        <w:spacing w:line="15" w:lineRule="atLeast"/>
        <w:jc w:val="left"/>
        <w:rPr>
          <w:ins w:id="10" w:author="Jean Dieudonne" w:date="2025-10-17T09:07:00Z"/>
          <w:rFonts w:ascii="Times New Roman" w:eastAsia="Segoe UI" w:hAnsi="Times New Roman" w:cs="Times New Roman"/>
          <w:color w:val="FF0000"/>
          <w:sz w:val="13"/>
          <w:szCs w:val="13"/>
        </w:rPr>
      </w:pPr>
    </w:p>
    <w:p w14:paraId="0ED9322D" w14:textId="77777777" w:rsidR="006708AA" w:rsidRDefault="006708AA">
      <w:pPr>
        <w:shd w:val="clear" w:color="auto" w:fill="FFFFFF"/>
        <w:spacing w:line="15" w:lineRule="atLeast"/>
        <w:jc w:val="left"/>
        <w:rPr>
          <w:ins w:id="11" w:author="Jean Dieudonne" w:date="2025-10-17T09:07:00Z"/>
          <w:rFonts w:ascii="Times New Roman" w:eastAsia="Segoe UI" w:hAnsi="Times New Roman" w:cs="Times New Roman"/>
          <w:color w:val="FF0000"/>
          <w:sz w:val="13"/>
          <w:szCs w:val="13"/>
        </w:rPr>
      </w:pPr>
    </w:p>
    <w:p w14:paraId="6C50186A" w14:textId="57C59DC8" w:rsidR="006708AA" w:rsidRDefault="006708AA">
      <w:pPr>
        <w:shd w:val="clear" w:color="auto" w:fill="FFFFFF"/>
        <w:spacing w:line="15" w:lineRule="atLeast"/>
        <w:jc w:val="left"/>
        <w:rPr>
          <w:ins w:id="12" w:author="Jean Dieudonne" w:date="2025-10-17T09:07:00Z"/>
          <w:rFonts w:ascii="Times New Roman" w:eastAsia="Segoe UI" w:hAnsi="Times New Roman" w:cs="Times New Roman"/>
          <w:color w:val="FF0000"/>
          <w:sz w:val="13"/>
          <w:szCs w:val="13"/>
        </w:rPr>
      </w:pPr>
    </w:p>
    <w:p w14:paraId="5342E47C" w14:textId="4844594A" w:rsidR="006708AA" w:rsidRDefault="006708AA">
      <w:pPr>
        <w:shd w:val="clear" w:color="auto" w:fill="FFFFFF"/>
        <w:spacing w:line="15" w:lineRule="atLeast"/>
        <w:jc w:val="left"/>
        <w:rPr>
          <w:ins w:id="13" w:author="Jean Dieudonne" w:date="2025-10-17T09:07:00Z"/>
          <w:rFonts w:ascii="Times New Roman" w:eastAsia="Segoe UI" w:hAnsi="Times New Roman" w:cs="Times New Roman"/>
          <w:color w:val="FF0000"/>
          <w:sz w:val="13"/>
          <w:szCs w:val="13"/>
        </w:rPr>
      </w:pPr>
    </w:p>
    <w:p w14:paraId="01224979" w14:textId="1B69556A" w:rsidR="006708AA" w:rsidRDefault="006708AA">
      <w:pPr>
        <w:shd w:val="clear" w:color="auto" w:fill="FFFFFF"/>
        <w:spacing w:line="15" w:lineRule="atLeast"/>
        <w:jc w:val="left"/>
        <w:rPr>
          <w:ins w:id="14" w:author="Jean Dieudonne" w:date="2025-10-17T09:07:00Z"/>
          <w:rFonts w:ascii="Times New Roman" w:eastAsia="Segoe UI" w:hAnsi="Times New Roman" w:cs="Times New Roman"/>
          <w:color w:val="FF0000"/>
          <w:sz w:val="13"/>
          <w:szCs w:val="13"/>
        </w:rPr>
      </w:pPr>
    </w:p>
    <w:p w14:paraId="32FE8EAA" w14:textId="6AB3D5DA" w:rsidR="006708AA" w:rsidRDefault="006708AA">
      <w:pPr>
        <w:shd w:val="clear" w:color="auto" w:fill="FFFFFF"/>
        <w:spacing w:line="15" w:lineRule="atLeast"/>
        <w:jc w:val="left"/>
        <w:rPr>
          <w:ins w:id="15" w:author="Jean Dieudonne" w:date="2025-10-17T09:07:00Z"/>
          <w:rFonts w:ascii="Times New Roman" w:eastAsia="Segoe UI" w:hAnsi="Times New Roman" w:cs="Times New Roman"/>
          <w:color w:val="FF0000"/>
          <w:sz w:val="13"/>
          <w:szCs w:val="13"/>
        </w:rPr>
      </w:pPr>
    </w:p>
    <w:p w14:paraId="101FF656" w14:textId="3539ECDA" w:rsidR="006708AA" w:rsidRDefault="006708AA">
      <w:pPr>
        <w:shd w:val="clear" w:color="auto" w:fill="FFFFFF"/>
        <w:spacing w:line="15" w:lineRule="atLeast"/>
        <w:jc w:val="left"/>
        <w:rPr>
          <w:ins w:id="16" w:author="Jean Dieudonne" w:date="2025-10-17T09:07:00Z"/>
          <w:rFonts w:ascii="Times New Roman" w:eastAsia="Segoe UI" w:hAnsi="Times New Roman" w:cs="Times New Roman"/>
          <w:color w:val="FF0000"/>
          <w:sz w:val="13"/>
          <w:szCs w:val="13"/>
        </w:rPr>
      </w:pPr>
    </w:p>
    <w:p w14:paraId="0A403619" w14:textId="5C681AD2" w:rsidR="006708AA" w:rsidRDefault="006708AA">
      <w:pPr>
        <w:shd w:val="clear" w:color="auto" w:fill="FFFFFF"/>
        <w:spacing w:line="15" w:lineRule="atLeast"/>
        <w:jc w:val="left"/>
        <w:rPr>
          <w:ins w:id="17" w:author="Jean Dieudonne" w:date="2025-10-17T09:07:00Z"/>
          <w:rFonts w:ascii="Times New Roman" w:eastAsia="Segoe UI" w:hAnsi="Times New Roman" w:cs="Times New Roman"/>
          <w:color w:val="FF0000"/>
          <w:sz w:val="13"/>
          <w:szCs w:val="13"/>
        </w:rPr>
      </w:pPr>
    </w:p>
    <w:p w14:paraId="20D9DDE8" w14:textId="77777777" w:rsidR="006708AA" w:rsidRDefault="006708AA">
      <w:pPr>
        <w:shd w:val="clear" w:color="auto" w:fill="FFFFFF"/>
        <w:spacing w:line="15" w:lineRule="atLeast"/>
        <w:jc w:val="left"/>
        <w:rPr>
          <w:ins w:id="18" w:author="NTAMBARA  Etienne" w:date="2025-10-16T15:23:00Z"/>
          <w:rFonts w:ascii="Times New Roman" w:eastAsia="Segoe UI" w:hAnsi="Times New Roman" w:cs="Times New Roman"/>
          <w:color w:val="FF0000"/>
          <w:sz w:val="13"/>
          <w:szCs w:val="13"/>
        </w:rPr>
      </w:pPr>
    </w:p>
    <w:p w14:paraId="3210B368" w14:textId="2B15D02B" w:rsidR="00ED7F0C" w:rsidRPr="00ED7F0C" w:rsidDel="006708AA" w:rsidRDefault="00ED7F0C">
      <w:pPr>
        <w:shd w:val="clear" w:color="auto" w:fill="FFFFFF"/>
        <w:spacing w:line="15" w:lineRule="atLeast"/>
        <w:jc w:val="left"/>
        <w:rPr>
          <w:del w:id="19" w:author="Jean Dieudonne" w:date="2025-10-17T09:07:00Z"/>
          <w:rFonts w:ascii="Times New Roman" w:eastAsia="Segoe UI" w:hAnsi="Times New Roman" w:cs="Times New Roman"/>
          <w:color w:val="FF0000"/>
          <w:sz w:val="24"/>
          <w:szCs w:val="24"/>
          <w:rPrChange w:id="20" w:author="NTAMBARA  Etienne" w:date="2025-10-16T15:24:00Z">
            <w:rPr>
              <w:del w:id="21" w:author="Jean Dieudonne" w:date="2025-10-17T09:07:00Z"/>
              <w:rFonts w:ascii="Times New Roman" w:eastAsia="Segoe UI" w:hAnsi="Times New Roman" w:cs="Times New Roman"/>
              <w:color w:val="FF0000"/>
              <w:sz w:val="13"/>
              <w:szCs w:val="13"/>
            </w:rPr>
          </w:rPrChange>
        </w:rPr>
      </w:pPr>
      <w:ins w:id="22" w:author="NTAMBARA  Etienne" w:date="2025-10-16T15:24:00Z">
        <w:del w:id="23" w:author="Jean Dieudonne" w:date="2025-10-17T09:07:00Z">
          <w:r w:rsidDel="006708AA">
            <w:rPr>
              <w:rFonts w:ascii="Times New Roman" w:eastAsia="Segoe UI" w:hAnsi="Times New Roman" w:cs="Times New Roman"/>
              <w:color w:val="FF0000"/>
              <w:sz w:val="24"/>
              <w:szCs w:val="24"/>
            </w:rPr>
            <w:lastRenderedPageBreak/>
            <w:delText>LIST OF FIGURE PLACED IN NEXT PAGE (OWN PAGE)</w:delText>
          </w:r>
        </w:del>
      </w:ins>
    </w:p>
    <w:p w14:paraId="386131CF" w14:textId="77777777" w:rsidR="00383FA8" w:rsidRDefault="00B52B9B">
      <w:pPr>
        <w:pStyle w:val="Heading2"/>
        <w:rPr>
          <w:rFonts w:ascii="Times New Roman" w:hAnsi="Times New Roman" w:cs="Times New Roman"/>
        </w:rPr>
      </w:pPr>
      <w:bookmarkStart w:id="24" w:name="_Toc211517545"/>
      <w:r>
        <w:rPr>
          <w:rFonts w:ascii="Times New Roman" w:hAnsi="Times New Roman" w:cs="Times New Roman"/>
          <w:lang w:eastAsia="zh-CN" w:bidi="ar"/>
        </w:rPr>
        <w:t>LIST OF FIGURES</w:t>
      </w:r>
      <w:bookmarkEnd w:id="24"/>
    </w:p>
    <w:p w14:paraId="03C0B33C" w14:textId="77777777" w:rsidR="00383FA8" w:rsidRDefault="00B52B9B">
      <w:pPr>
        <w:pStyle w:val="TableofFigures"/>
        <w:tabs>
          <w:tab w:val="right" w:leader="dot" w:pos="9350"/>
        </w:tabs>
      </w:pPr>
      <w:r>
        <w:rPr>
          <w:rFonts w:ascii="Times New Roman" w:eastAsia="Times New Roman" w:hAnsi="Times New Roman" w:cs="Times New Roman"/>
          <w:b/>
          <w:bCs/>
          <w:color w:val="FF0000"/>
          <w:sz w:val="24"/>
          <w:szCs w:val="24"/>
        </w:rPr>
        <w:fldChar w:fldCharType="begin"/>
      </w:r>
      <w:r>
        <w:rPr>
          <w:rFonts w:ascii="Times New Roman" w:eastAsia="Times New Roman" w:hAnsi="Times New Roman" w:cs="Times New Roman"/>
          <w:b/>
          <w:bCs/>
          <w:color w:val="FF0000"/>
          <w:sz w:val="24"/>
          <w:szCs w:val="24"/>
        </w:rPr>
        <w:instrText xml:space="preserve"> TOC \h \z \c "Figure" </w:instrText>
      </w:r>
      <w:r>
        <w:rPr>
          <w:rFonts w:ascii="Times New Roman" w:eastAsia="Times New Roman" w:hAnsi="Times New Roman" w:cs="Times New Roman"/>
          <w:b/>
          <w:bCs/>
          <w:color w:val="FF0000"/>
          <w:sz w:val="24"/>
          <w:szCs w:val="24"/>
        </w:rPr>
        <w:fldChar w:fldCharType="separate"/>
      </w:r>
      <w:hyperlink w:anchor="_Toc211415127" w:history="1">
        <w:r>
          <w:rPr>
            <w:rStyle w:val="Hyperlink"/>
            <w:rFonts w:ascii="Times New Roman" w:hAnsi="Times New Roman" w:cs="Times New Roman"/>
          </w:rPr>
          <w:t>Figure 1: Waterfall Model</w:t>
        </w:r>
        <w:r>
          <w:tab/>
        </w:r>
        <w:r>
          <w:fldChar w:fldCharType="begin"/>
        </w:r>
        <w:r>
          <w:instrText xml:space="preserve"> PAGEREF _Toc211415127 \h </w:instrText>
        </w:r>
        <w:r>
          <w:fldChar w:fldCharType="separate"/>
        </w:r>
        <w:r>
          <w:t>23</w:t>
        </w:r>
        <w:r>
          <w:fldChar w:fldCharType="end"/>
        </w:r>
      </w:hyperlink>
    </w:p>
    <w:p w14:paraId="12A8C0E4" w14:textId="77777777" w:rsidR="00383FA8" w:rsidRDefault="006708AA">
      <w:pPr>
        <w:pStyle w:val="TableofFigures"/>
        <w:tabs>
          <w:tab w:val="right" w:leader="dot" w:pos="9350"/>
        </w:tabs>
      </w:pPr>
      <w:hyperlink w:anchor="_Toc211415128" w:history="1">
        <w:r w:rsidR="00B52B9B">
          <w:rPr>
            <w:rStyle w:val="Hyperlink"/>
            <w:rFonts w:ascii="Times New Roman" w:hAnsi="Times New Roman" w:cs="Times New Roman"/>
          </w:rPr>
          <w:t>Figure 2: Use-case diagram for Internship Connect System</w:t>
        </w:r>
        <w:r w:rsidR="00B52B9B">
          <w:tab/>
        </w:r>
        <w:r w:rsidR="00B52B9B">
          <w:fldChar w:fldCharType="begin"/>
        </w:r>
        <w:r w:rsidR="00B52B9B">
          <w:instrText xml:space="preserve"> PAGEREF _Toc211415128 \h </w:instrText>
        </w:r>
        <w:r w:rsidR="00B52B9B">
          <w:fldChar w:fldCharType="separate"/>
        </w:r>
        <w:r w:rsidR="00B52B9B">
          <w:t>25</w:t>
        </w:r>
        <w:r w:rsidR="00B52B9B">
          <w:fldChar w:fldCharType="end"/>
        </w:r>
      </w:hyperlink>
    </w:p>
    <w:p w14:paraId="6EFCB83A" w14:textId="77777777" w:rsidR="00383FA8" w:rsidRDefault="006708AA">
      <w:pPr>
        <w:pStyle w:val="TableofFigures"/>
        <w:tabs>
          <w:tab w:val="right" w:leader="dot" w:pos="9350"/>
        </w:tabs>
      </w:pPr>
      <w:hyperlink w:anchor="_Toc211415129" w:history="1">
        <w:r w:rsidR="00B52B9B">
          <w:rPr>
            <w:rStyle w:val="Hyperlink"/>
            <w:rFonts w:ascii="Times New Roman" w:hAnsi="Times New Roman" w:cs="Times New Roman"/>
          </w:rPr>
          <w:t>Figure 3 : DFD Level 0 (Context Level) for Internship Connect System</w:t>
        </w:r>
        <w:r w:rsidR="00B52B9B">
          <w:tab/>
        </w:r>
        <w:r w:rsidR="00B52B9B">
          <w:fldChar w:fldCharType="begin"/>
        </w:r>
        <w:r w:rsidR="00B52B9B">
          <w:instrText xml:space="preserve"> PAGEREF _Toc211415129 \h </w:instrText>
        </w:r>
        <w:r w:rsidR="00B52B9B">
          <w:fldChar w:fldCharType="separate"/>
        </w:r>
        <w:r w:rsidR="00B52B9B">
          <w:t>26</w:t>
        </w:r>
        <w:r w:rsidR="00B52B9B">
          <w:fldChar w:fldCharType="end"/>
        </w:r>
      </w:hyperlink>
    </w:p>
    <w:p w14:paraId="70347B42" w14:textId="77777777" w:rsidR="00383FA8" w:rsidRDefault="006708AA">
      <w:pPr>
        <w:pStyle w:val="TableofFigures"/>
        <w:tabs>
          <w:tab w:val="right" w:leader="dot" w:pos="9350"/>
        </w:tabs>
      </w:pPr>
      <w:hyperlink w:anchor="_Toc211415130" w:history="1">
        <w:r w:rsidR="00B52B9B">
          <w:rPr>
            <w:rStyle w:val="Hyperlink"/>
          </w:rPr>
          <w:t>Figure 4 : Entity Relationship Diagram for Internship Connect System</w:t>
        </w:r>
        <w:r w:rsidR="00B52B9B">
          <w:tab/>
        </w:r>
        <w:r w:rsidR="00B52B9B">
          <w:fldChar w:fldCharType="begin"/>
        </w:r>
        <w:r w:rsidR="00B52B9B">
          <w:instrText xml:space="preserve"> PAGEREF _Toc211415130 \h </w:instrText>
        </w:r>
        <w:r w:rsidR="00B52B9B">
          <w:fldChar w:fldCharType="separate"/>
        </w:r>
        <w:r w:rsidR="00B52B9B">
          <w:t>27</w:t>
        </w:r>
        <w:r w:rsidR="00B52B9B">
          <w:fldChar w:fldCharType="end"/>
        </w:r>
      </w:hyperlink>
    </w:p>
    <w:p w14:paraId="28698C4A" w14:textId="77777777" w:rsidR="00383FA8" w:rsidRDefault="006708AA">
      <w:pPr>
        <w:pStyle w:val="TableofFigures"/>
        <w:tabs>
          <w:tab w:val="right" w:leader="dot" w:pos="9350"/>
        </w:tabs>
      </w:pPr>
      <w:hyperlink w:anchor="_Toc211415131" w:history="1">
        <w:r w:rsidR="00B52B9B">
          <w:rPr>
            <w:rStyle w:val="Hyperlink"/>
            <w:rFonts w:ascii="Times New Roman" w:hAnsi="Times New Roman" w:cs="Times New Roman"/>
          </w:rPr>
          <w:t>Figure 5 : Physical Data Model for Internship Connect System</w:t>
        </w:r>
        <w:r w:rsidR="00B52B9B">
          <w:tab/>
        </w:r>
        <w:r w:rsidR="00B52B9B">
          <w:fldChar w:fldCharType="begin"/>
        </w:r>
        <w:r w:rsidR="00B52B9B">
          <w:instrText xml:space="preserve"> PAGEREF _Toc211415131 \h </w:instrText>
        </w:r>
        <w:r w:rsidR="00B52B9B">
          <w:fldChar w:fldCharType="separate"/>
        </w:r>
        <w:r w:rsidR="00B52B9B">
          <w:t>28</w:t>
        </w:r>
        <w:r w:rsidR="00B52B9B">
          <w:fldChar w:fldCharType="end"/>
        </w:r>
      </w:hyperlink>
    </w:p>
    <w:p w14:paraId="7437A95A" w14:textId="77777777" w:rsidR="00383FA8" w:rsidRDefault="006708AA">
      <w:pPr>
        <w:pStyle w:val="TableofFigures"/>
        <w:tabs>
          <w:tab w:val="right" w:leader="dot" w:pos="9350"/>
        </w:tabs>
      </w:pPr>
      <w:hyperlink w:anchor="_Toc211415132" w:history="1">
        <w:r w:rsidR="00B52B9B">
          <w:rPr>
            <w:rStyle w:val="Hyperlink"/>
            <w:rFonts w:ascii="Times New Roman" w:hAnsi="Times New Roman" w:cs="Times New Roman"/>
          </w:rPr>
          <w:t>Figure 6: Login Page</w:t>
        </w:r>
        <w:r w:rsidR="00B52B9B">
          <w:tab/>
        </w:r>
        <w:r w:rsidR="00B52B9B">
          <w:fldChar w:fldCharType="begin"/>
        </w:r>
        <w:r w:rsidR="00B52B9B">
          <w:instrText xml:space="preserve"> PAGEREF _Toc211415132 \h </w:instrText>
        </w:r>
        <w:r w:rsidR="00B52B9B">
          <w:fldChar w:fldCharType="separate"/>
        </w:r>
        <w:r w:rsidR="00B52B9B">
          <w:t>35</w:t>
        </w:r>
        <w:r w:rsidR="00B52B9B">
          <w:fldChar w:fldCharType="end"/>
        </w:r>
      </w:hyperlink>
    </w:p>
    <w:p w14:paraId="1668E3EC" w14:textId="77777777" w:rsidR="00383FA8" w:rsidRDefault="006708AA">
      <w:pPr>
        <w:pStyle w:val="TableofFigures"/>
        <w:tabs>
          <w:tab w:val="right" w:leader="dot" w:pos="9350"/>
        </w:tabs>
      </w:pPr>
      <w:hyperlink w:anchor="_Toc211415133" w:history="1">
        <w:r w:rsidR="00B52B9B">
          <w:rPr>
            <w:rStyle w:val="Hyperlink"/>
            <w:rFonts w:ascii="Times New Roman" w:hAnsi="Times New Roman" w:cs="Times New Roman"/>
          </w:rPr>
          <w:t>Figure 7 : Student Dashboard / Internship Listing Page</w:t>
        </w:r>
        <w:r w:rsidR="00B52B9B">
          <w:tab/>
        </w:r>
        <w:r w:rsidR="00B52B9B">
          <w:fldChar w:fldCharType="begin"/>
        </w:r>
        <w:r w:rsidR="00B52B9B">
          <w:instrText xml:space="preserve"> PAGEREF _Toc211415133 \h </w:instrText>
        </w:r>
        <w:r w:rsidR="00B52B9B">
          <w:fldChar w:fldCharType="separate"/>
        </w:r>
        <w:r w:rsidR="00B52B9B">
          <w:t>36</w:t>
        </w:r>
        <w:r w:rsidR="00B52B9B">
          <w:fldChar w:fldCharType="end"/>
        </w:r>
      </w:hyperlink>
    </w:p>
    <w:p w14:paraId="50FCA2E2" w14:textId="77777777" w:rsidR="00383FA8" w:rsidRDefault="006708AA">
      <w:pPr>
        <w:pStyle w:val="TableofFigures"/>
        <w:tabs>
          <w:tab w:val="right" w:leader="dot" w:pos="9350"/>
        </w:tabs>
      </w:pPr>
      <w:hyperlink w:anchor="_Toc211415134" w:history="1">
        <w:r w:rsidR="00B52B9B">
          <w:rPr>
            <w:rStyle w:val="Hyperlink"/>
            <w:rFonts w:ascii="Times New Roman" w:hAnsi="Times New Roman" w:cs="Times New Roman"/>
          </w:rPr>
          <w:t>Figure 8 : Post Internship Page</w:t>
        </w:r>
        <w:r w:rsidR="00B52B9B">
          <w:tab/>
        </w:r>
        <w:r w:rsidR="00B52B9B">
          <w:fldChar w:fldCharType="begin"/>
        </w:r>
        <w:r w:rsidR="00B52B9B">
          <w:instrText xml:space="preserve"> PAGEREF _Toc211415134 \h </w:instrText>
        </w:r>
        <w:r w:rsidR="00B52B9B">
          <w:fldChar w:fldCharType="separate"/>
        </w:r>
        <w:r w:rsidR="00B52B9B">
          <w:t>37</w:t>
        </w:r>
        <w:r w:rsidR="00B52B9B">
          <w:fldChar w:fldCharType="end"/>
        </w:r>
      </w:hyperlink>
    </w:p>
    <w:p w14:paraId="0701A341" w14:textId="77777777" w:rsidR="00383FA8" w:rsidRDefault="006708AA">
      <w:pPr>
        <w:pStyle w:val="TableofFigures"/>
        <w:tabs>
          <w:tab w:val="right" w:leader="dot" w:pos="9350"/>
        </w:tabs>
      </w:pPr>
      <w:hyperlink w:anchor="_Toc211415135" w:history="1">
        <w:r w:rsidR="00B52B9B">
          <w:rPr>
            <w:rStyle w:val="Hyperlink"/>
            <w:rFonts w:ascii="Times New Roman" w:hAnsi="Times New Roman" w:cs="Times New Roman"/>
          </w:rPr>
          <w:t>Figure 9 : Company Profile</w:t>
        </w:r>
        <w:r w:rsidR="00B52B9B">
          <w:tab/>
        </w:r>
        <w:r w:rsidR="00B52B9B">
          <w:fldChar w:fldCharType="begin"/>
        </w:r>
        <w:r w:rsidR="00B52B9B">
          <w:instrText xml:space="preserve"> PAGEREF _Toc211415135 \h </w:instrText>
        </w:r>
        <w:r w:rsidR="00B52B9B">
          <w:fldChar w:fldCharType="separate"/>
        </w:r>
        <w:r w:rsidR="00B52B9B">
          <w:t>37</w:t>
        </w:r>
        <w:r w:rsidR="00B52B9B">
          <w:fldChar w:fldCharType="end"/>
        </w:r>
      </w:hyperlink>
    </w:p>
    <w:p w14:paraId="64E09E59" w14:textId="77777777" w:rsidR="00383FA8" w:rsidRDefault="006708AA">
      <w:pPr>
        <w:pStyle w:val="TableofFigures"/>
        <w:tabs>
          <w:tab w:val="right" w:leader="dot" w:pos="9350"/>
        </w:tabs>
      </w:pPr>
      <w:hyperlink w:anchor="_Toc211415136" w:history="1">
        <w:r w:rsidR="00B52B9B">
          <w:rPr>
            <w:rStyle w:val="Hyperlink"/>
            <w:rFonts w:ascii="Times New Roman" w:hAnsi="Times New Roman" w:cs="Times New Roman"/>
          </w:rPr>
          <w:t>Figure 10 : Internship Application Form</w:t>
        </w:r>
        <w:r w:rsidR="00B52B9B">
          <w:tab/>
        </w:r>
        <w:r w:rsidR="00B52B9B">
          <w:fldChar w:fldCharType="begin"/>
        </w:r>
        <w:r w:rsidR="00B52B9B">
          <w:instrText xml:space="preserve"> PAGEREF _Toc211415136 \h </w:instrText>
        </w:r>
        <w:r w:rsidR="00B52B9B">
          <w:fldChar w:fldCharType="separate"/>
        </w:r>
        <w:r w:rsidR="00B52B9B">
          <w:t>38</w:t>
        </w:r>
        <w:r w:rsidR="00B52B9B">
          <w:fldChar w:fldCharType="end"/>
        </w:r>
      </w:hyperlink>
    </w:p>
    <w:p w14:paraId="18279CD8" w14:textId="77777777" w:rsidR="00383FA8" w:rsidRDefault="006708AA">
      <w:pPr>
        <w:pStyle w:val="TableofFigures"/>
        <w:tabs>
          <w:tab w:val="right" w:leader="dot" w:pos="9350"/>
        </w:tabs>
      </w:pPr>
      <w:hyperlink w:anchor="_Toc211415137" w:history="1">
        <w:r w:rsidR="00B52B9B">
          <w:rPr>
            <w:rStyle w:val="Hyperlink"/>
            <w:rFonts w:ascii="Times New Roman" w:hAnsi="Times New Roman" w:cs="Times New Roman"/>
          </w:rPr>
          <w:t>Figure 11 : Administrator Dashboard</w:t>
        </w:r>
        <w:r w:rsidR="00B52B9B">
          <w:tab/>
        </w:r>
        <w:r w:rsidR="00B52B9B">
          <w:fldChar w:fldCharType="begin"/>
        </w:r>
        <w:r w:rsidR="00B52B9B">
          <w:instrText xml:space="preserve"> PAGEREF _Toc211415137 \h </w:instrText>
        </w:r>
        <w:r w:rsidR="00B52B9B">
          <w:fldChar w:fldCharType="separate"/>
        </w:r>
        <w:r w:rsidR="00B52B9B">
          <w:t>39</w:t>
        </w:r>
        <w:r w:rsidR="00B52B9B">
          <w:fldChar w:fldCharType="end"/>
        </w:r>
      </w:hyperlink>
    </w:p>
    <w:p w14:paraId="42B8BC25" w14:textId="77777777" w:rsidR="00AD61BA" w:rsidRDefault="00AD61BA" w:rsidP="00AD61BA"/>
    <w:p w14:paraId="4416C1B1" w14:textId="77777777" w:rsidR="00AD61BA" w:rsidRDefault="00AD61BA" w:rsidP="00AD61BA"/>
    <w:p w14:paraId="38116C82" w14:textId="3D669DFF" w:rsidR="00AD61BA" w:rsidRDefault="00AD61BA" w:rsidP="00AD61BA">
      <w:pPr>
        <w:rPr>
          <w:ins w:id="25" w:author="Jean Dieudonne" w:date="2025-10-17T09:07:00Z"/>
        </w:rPr>
      </w:pPr>
    </w:p>
    <w:p w14:paraId="24C81B93" w14:textId="2BD6AB5F" w:rsidR="006708AA" w:rsidRDefault="006708AA" w:rsidP="00AD61BA">
      <w:pPr>
        <w:rPr>
          <w:ins w:id="26" w:author="Jean Dieudonne" w:date="2025-10-17T09:07:00Z"/>
        </w:rPr>
      </w:pPr>
    </w:p>
    <w:p w14:paraId="65793499" w14:textId="75E3D0A8" w:rsidR="006708AA" w:rsidRDefault="006708AA" w:rsidP="00AD61BA">
      <w:pPr>
        <w:rPr>
          <w:ins w:id="27" w:author="Jean Dieudonne" w:date="2025-10-17T09:07:00Z"/>
        </w:rPr>
      </w:pPr>
    </w:p>
    <w:p w14:paraId="3FC8BFA2" w14:textId="136C7469" w:rsidR="006708AA" w:rsidRDefault="006708AA" w:rsidP="00AD61BA">
      <w:pPr>
        <w:rPr>
          <w:ins w:id="28" w:author="Jean Dieudonne" w:date="2025-10-17T09:07:00Z"/>
        </w:rPr>
      </w:pPr>
    </w:p>
    <w:p w14:paraId="42BA895B" w14:textId="09343E28" w:rsidR="006708AA" w:rsidRDefault="006708AA" w:rsidP="00AD61BA">
      <w:pPr>
        <w:rPr>
          <w:ins w:id="29" w:author="Jean Dieudonne" w:date="2025-10-17T09:07:00Z"/>
        </w:rPr>
      </w:pPr>
    </w:p>
    <w:p w14:paraId="34412CB2" w14:textId="435C69ED" w:rsidR="006708AA" w:rsidRDefault="006708AA" w:rsidP="00AD61BA">
      <w:pPr>
        <w:rPr>
          <w:ins w:id="30" w:author="Jean Dieudonne" w:date="2025-10-17T09:07:00Z"/>
        </w:rPr>
      </w:pPr>
    </w:p>
    <w:p w14:paraId="4B588AF4" w14:textId="1ED79506" w:rsidR="006708AA" w:rsidRDefault="006708AA" w:rsidP="00AD61BA">
      <w:pPr>
        <w:rPr>
          <w:ins w:id="31" w:author="Jean Dieudonne" w:date="2025-10-17T09:07:00Z"/>
        </w:rPr>
      </w:pPr>
    </w:p>
    <w:p w14:paraId="4F7CCD9D" w14:textId="01E8CFFD" w:rsidR="006708AA" w:rsidRDefault="006708AA" w:rsidP="00AD61BA">
      <w:pPr>
        <w:rPr>
          <w:ins w:id="32" w:author="Jean Dieudonne" w:date="2025-10-17T09:07:00Z"/>
        </w:rPr>
      </w:pPr>
    </w:p>
    <w:p w14:paraId="5B7FC91E" w14:textId="5053642F" w:rsidR="006708AA" w:rsidRDefault="006708AA" w:rsidP="00AD61BA">
      <w:pPr>
        <w:rPr>
          <w:ins w:id="33" w:author="Jean Dieudonne" w:date="2025-10-17T09:07:00Z"/>
        </w:rPr>
      </w:pPr>
    </w:p>
    <w:p w14:paraId="2A373937" w14:textId="239ABA2A" w:rsidR="006708AA" w:rsidRDefault="006708AA" w:rsidP="00AD61BA">
      <w:pPr>
        <w:rPr>
          <w:ins w:id="34" w:author="Jean Dieudonne" w:date="2025-10-17T09:07:00Z"/>
        </w:rPr>
      </w:pPr>
    </w:p>
    <w:p w14:paraId="01E4A62B" w14:textId="3BC768FB" w:rsidR="006708AA" w:rsidRDefault="006708AA" w:rsidP="00AD61BA">
      <w:pPr>
        <w:rPr>
          <w:ins w:id="35" w:author="Jean Dieudonne" w:date="2025-10-17T09:07:00Z"/>
        </w:rPr>
      </w:pPr>
    </w:p>
    <w:p w14:paraId="6C134936" w14:textId="3AECA044" w:rsidR="006708AA" w:rsidRDefault="006708AA" w:rsidP="00AD61BA">
      <w:pPr>
        <w:rPr>
          <w:ins w:id="36" w:author="Jean Dieudonne" w:date="2025-10-17T09:07:00Z"/>
        </w:rPr>
      </w:pPr>
    </w:p>
    <w:p w14:paraId="22CD3017" w14:textId="34BA9E99" w:rsidR="006708AA" w:rsidRDefault="006708AA" w:rsidP="00AD61BA">
      <w:pPr>
        <w:rPr>
          <w:ins w:id="37" w:author="Jean Dieudonne" w:date="2025-10-17T09:07:00Z"/>
        </w:rPr>
      </w:pPr>
    </w:p>
    <w:p w14:paraId="76632EEB" w14:textId="560BD752" w:rsidR="006708AA" w:rsidRDefault="006708AA" w:rsidP="00AD61BA">
      <w:pPr>
        <w:rPr>
          <w:ins w:id="38" w:author="Jean Dieudonne" w:date="2025-10-17T09:07:00Z"/>
        </w:rPr>
      </w:pPr>
    </w:p>
    <w:p w14:paraId="1F5038A3" w14:textId="63998281" w:rsidR="006708AA" w:rsidRDefault="006708AA" w:rsidP="00AD61BA">
      <w:pPr>
        <w:rPr>
          <w:ins w:id="39" w:author="Jean Dieudonne" w:date="2025-10-17T09:07:00Z"/>
        </w:rPr>
      </w:pPr>
    </w:p>
    <w:p w14:paraId="13307F09" w14:textId="46862C86" w:rsidR="006708AA" w:rsidRDefault="006708AA" w:rsidP="00AD61BA">
      <w:pPr>
        <w:rPr>
          <w:ins w:id="40" w:author="Jean Dieudonne" w:date="2025-10-17T09:07:00Z"/>
        </w:rPr>
      </w:pPr>
    </w:p>
    <w:p w14:paraId="2466E99F" w14:textId="1B1D438B" w:rsidR="006708AA" w:rsidRDefault="006708AA" w:rsidP="00AD61BA">
      <w:pPr>
        <w:rPr>
          <w:ins w:id="41" w:author="Jean Dieudonne" w:date="2025-10-17T09:07:00Z"/>
        </w:rPr>
      </w:pPr>
    </w:p>
    <w:p w14:paraId="4CB4E99C" w14:textId="77777777" w:rsidR="006708AA" w:rsidRDefault="006708AA" w:rsidP="00AD61BA"/>
    <w:p w14:paraId="0F7C7C77" w14:textId="77777777" w:rsidR="00AD61BA" w:rsidRPr="00AD61BA" w:rsidRDefault="00AD61BA" w:rsidP="00AD61BA"/>
    <w:p w14:paraId="35BF8E6A" w14:textId="77777777" w:rsidR="00383FA8" w:rsidRDefault="00B52B9B">
      <w:pPr>
        <w:pStyle w:val="Heading2"/>
        <w:rPr>
          <w:rFonts w:ascii="Times New Roman" w:eastAsia="Times New Roman" w:hAnsi="Times New Roman" w:cs="Times New Roman"/>
          <w:sz w:val="24"/>
          <w:szCs w:val="24"/>
        </w:rPr>
      </w:pPr>
      <w:r>
        <w:rPr>
          <w:rFonts w:eastAsia="Times New Roman"/>
          <w:color w:val="FF0000"/>
          <w:sz w:val="24"/>
          <w:szCs w:val="24"/>
        </w:rPr>
        <w:lastRenderedPageBreak/>
        <w:fldChar w:fldCharType="end"/>
      </w:r>
      <w:bookmarkStart w:id="42" w:name="_Toc211517546"/>
      <w:r>
        <w:rPr>
          <w:rFonts w:ascii="Times New Roman" w:hAnsi="Times New Roman" w:cs="Times New Roman"/>
          <w:lang w:eastAsia="zh-CN" w:bidi="ar"/>
        </w:rPr>
        <w:t>LIST OF TABLES</w:t>
      </w:r>
      <w:bookmarkEnd w:id="42"/>
    </w:p>
    <w:p w14:paraId="10C7404B" w14:textId="77777777" w:rsidR="00383FA8" w:rsidRDefault="00B52B9B">
      <w:pPr>
        <w:pStyle w:val="TableofFigures"/>
        <w:tabs>
          <w:tab w:val="right" w:leader="dot" w:pos="9350"/>
        </w:tabs>
        <w:rPr>
          <w:smallCaps w:val="0"/>
          <w:sz w:val="22"/>
          <w:szCs w:val="22"/>
        </w:rPr>
      </w:pPr>
      <w:r>
        <w:rPr>
          <w:rFonts w:ascii="Times New Roman" w:eastAsia="Times New Roman" w:hAnsi="Times New Roman" w:cs="Times New Roman"/>
          <w:b/>
          <w:bCs/>
          <w:color w:val="FF0000"/>
          <w:sz w:val="24"/>
          <w:szCs w:val="24"/>
        </w:rPr>
        <w:fldChar w:fldCharType="begin"/>
      </w:r>
      <w:r>
        <w:rPr>
          <w:rFonts w:ascii="Times New Roman" w:eastAsia="Times New Roman" w:hAnsi="Times New Roman" w:cs="Times New Roman"/>
          <w:b/>
          <w:bCs/>
          <w:color w:val="FF0000"/>
          <w:sz w:val="24"/>
          <w:szCs w:val="24"/>
        </w:rPr>
        <w:instrText xml:space="preserve"> TOC \h \z \c "Table" </w:instrText>
      </w:r>
      <w:r>
        <w:rPr>
          <w:rFonts w:ascii="Times New Roman" w:eastAsia="Times New Roman" w:hAnsi="Times New Roman" w:cs="Times New Roman"/>
          <w:b/>
          <w:bCs/>
          <w:color w:val="FF0000"/>
          <w:sz w:val="24"/>
          <w:szCs w:val="24"/>
        </w:rPr>
        <w:fldChar w:fldCharType="separate"/>
      </w:r>
      <w:hyperlink w:anchor="_Toc211417481" w:history="1">
        <w:r>
          <w:rPr>
            <w:rStyle w:val="Hyperlink"/>
            <w:rFonts w:ascii="Times New Roman" w:hAnsi="Times New Roman" w:cs="Times New Roman"/>
          </w:rPr>
          <w:t>Table 1 : Users (for general user accounts, can be inherited by Students, Companies, Admins)</w:t>
        </w:r>
        <w:r>
          <w:tab/>
        </w:r>
        <w:r>
          <w:fldChar w:fldCharType="begin"/>
        </w:r>
        <w:r>
          <w:instrText xml:space="preserve"> PAGEREF _Toc211417481 \h </w:instrText>
        </w:r>
        <w:r>
          <w:fldChar w:fldCharType="separate"/>
        </w:r>
        <w:r>
          <w:t>29</w:t>
        </w:r>
        <w:r>
          <w:fldChar w:fldCharType="end"/>
        </w:r>
      </w:hyperlink>
    </w:p>
    <w:p w14:paraId="46FA312C" w14:textId="77777777" w:rsidR="00383FA8" w:rsidRDefault="006708AA">
      <w:pPr>
        <w:pStyle w:val="TableofFigures"/>
        <w:tabs>
          <w:tab w:val="right" w:leader="dot" w:pos="9350"/>
        </w:tabs>
        <w:rPr>
          <w:smallCaps w:val="0"/>
          <w:sz w:val="22"/>
          <w:szCs w:val="22"/>
        </w:rPr>
      </w:pPr>
      <w:hyperlink w:anchor="_Toc211417482" w:history="1">
        <w:r w:rsidR="00B52B9B">
          <w:rPr>
            <w:rStyle w:val="Hyperlink"/>
            <w:rFonts w:ascii="Times New Roman" w:hAnsi="Times New Roman" w:cs="Times New Roman"/>
          </w:rPr>
          <w:t>Table 2 : Students</w:t>
        </w:r>
        <w:r w:rsidR="00B52B9B">
          <w:tab/>
        </w:r>
        <w:r w:rsidR="00B52B9B">
          <w:fldChar w:fldCharType="begin"/>
        </w:r>
        <w:r w:rsidR="00B52B9B">
          <w:instrText xml:space="preserve"> PAGEREF _Toc211417482 \h </w:instrText>
        </w:r>
        <w:r w:rsidR="00B52B9B">
          <w:fldChar w:fldCharType="separate"/>
        </w:r>
        <w:r w:rsidR="00B52B9B">
          <w:t>30</w:t>
        </w:r>
        <w:r w:rsidR="00B52B9B">
          <w:fldChar w:fldCharType="end"/>
        </w:r>
      </w:hyperlink>
    </w:p>
    <w:p w14:paraId="073D3A1B" w14:textId="77777777" w:rsidR="00383FA8" w:rsidRDefault="006708AA">
      <w:pPr>
        <w:pStyle w:val="TableofFigures"/>
        <w:tabs>
          <w:tab w:val="right" w:leader="dot" w:pos="9350"/>
        </w:tabs>
        <w:rPr>
          <w:smallCaps w:val="0"/>
          <w:sz w:val="22"/>
          <w:szCs w:val="22"/>
        </w:rPr>
      </w:pPr>
      <w:hyperlink w:anchor="_Toc211417483" w:history="1">
        <w:r w:rsidR="00B52B9B">
          <w:rPr>
            <w:rStyle w:val="Hyperlink"/>
            <w:rFonts w:ascii="Times New Roman" w:hAnsi="Times New Roman" w:cs="Times New Roman"/>
          </w:rPr>
          <w:t>Table 3 : Companies</w:t>
        </w:r>
        <w:r w:rsidR="00B52B9B">
          <w:tab/>
        </w:r>
        <w:r w:rsidR="00B52B9B">
          <w:fldChar w:fldCharType="begin"/>
        </w:r>
        <w:r w:rsidR="00B52B9B">
          <w:instrText xml:space="preserve"> PAGEREF _Toc211417483 \h </w:instrText>
        </w:r>
        <w:r w:rsidR="00B52B9B">
          <w:fldChar w:fldCharType="separate"/>
        </w:r>
        <w:r w:rsidR="00B52B9B">
          <w:t>30</w:t>
        </w:r>
        <w:r w:rsidR="00B52B9B">
          <w:fldChar w:fldCharType="end"/>
        </w:r>
      </w:hyperlink>
    </w:p>
    <w:p w14:paraId="52EADE79" w14:textId="77777777" w:rsidR="00383FA8" w:rsidRDefault="006708AA">
      <w:pPr>
        <w:pStyle w:val="TableofFigures"/>
        <w:tabs>
          <w:tab w:val="right" w:leader="dot" w:pos="9350"/>
        </w:tabs>
        <w:rPr>
          <w:smallCaps w:val="0"/>
          <w:sz w:val="22"/>
          <w:szCs w:val="22"/>
        </w:rPr>
      </w:pPr>
      <w:hyperlink w:anchor="_Toc211417484" w:history="1">
        <w:r w:rsidR="00B52B9B">
          <w:rPr>
            <w:rStyle w:val="Hyperlink"/>
            <w:rFonts w:ascii="Times New Roman" w:hAnsi="Times New Roman" w:cs="Times New Roman"/>
          </w:rPr>
          <w:t>Table 4 : School</w:t>
        </w:r>
        <w:r w:rsidR="00B52B9B">
          <w:tab/>
        </w:r>
        <w:r w:rsidR="00B52B9B">
          <w:fldChar w:fldCharType="begin"/>
        </w:r>
        <w:r w:rsidR="00B52B9B">
          <w:instrText xml:space="preserve"> PAGEREF _Toc211417484 \h </w:instrText>
        </w:r>
        <w:r w:rsidR="00B52B9B">
          <w:fldChar w:fldCharType="separate"/>
        </w:r>
        <w:r w:rsidR="00B52B9B">
          <w:t>31</w:t>
        </w:r>
        <w:r w:rsidR="00B52B9B">
          <w:fldChar w:fldCharType="end"/>
        </w:r>
      </w:hyperlink>
    </w:p>
    <w:p w14:paraId="1765986F" w14:textId="77777777" w:rsidR="00383FA8" w:rsidRDefault="006708AA">
      <w:pPr>
        <w:pStyle w:val="TableofFigures"/>
        <w:tabs>
          <w:tab w:val="right" w:leader="dot" w:pos="9350"/>
        </w:tabs>
        <w:rPr>
          <w:smallCaps w:val="0"/>
          <w:sz w:val="22"/>
          <w:szCs w:val="22"/>
        </w:rPr>
      </w:pPr>
      <w:hyperlink w:anchor="_Toc211417485" w:history="1">
        <w:r w:rsidR="00B52B9B">
          <w:rPr>
            <w:rStyle w:val="Hyperlink"/>
            <w:rFonts w:ascii="Times New Roman" w:hAnsi="Times New Roman" w:cs="Times New Roman"/>
          </w:rPr>
          <w:t>Table 5 : Internship Listings</w:t>
        </w:r>
        <w:r w:rsidR="00B52B9B">
          <w:tab/>
        </w:r>
        <w:r w:rsidR="00B52B9B">
          <w:fldChar w:fldCharType="begin"/>
        </w:r>
        <w:r w:rsidR="00B52B9B">
          <w:instrText xml:space="preserve"> PAGEREF _Toc211417485 \h </w:instrText>
        </w:r>
        <w:r w:rsidR="00B52B9B">
          <w:fldChar w:fldCharType="separate"/>
        </w:r>
        <w:r w:rsidR="00B52B9B">
          <w:t>32</w:t>
        </w:r>
        <w:r w:rsidR="00B52B9B">
          <w:fldChar w:fldCharType="end"/>
        </w:r>
      </w:hyperlink>
    </w:p>
    <w:p w14:paraId="2F9590F3" w14:textId="77777777" w:rsidR="00383FA8" w:rsidRDefault="006708AA">
      <w:pPr>
        <w:pStyle w:val="TableofFigures"/>
        <w:tabs>
          <w:tab w:val="right" w:leader="dot" w:pos="9350"/>
        </w:tabs>
        <w:rPr>
          <w:smallCaps w:val="0"/>
          <w:sz w:val="22"/>
          <w:szCs w:val="22"/>
        </w:rPr>
      </w:pPr>
      <w:hyperlink w:anchor="_Toc211417486" w:history="1">
        <w:r w:rsidR="00B52B9B">
          <w:rPr>
            <w:rStyle w:val="Hyperlink"/>
            <w:rFonts w:ascii="Times New Roman" w:hAnsi="Times New Roman" w:cs="Times New Roman"/>
          </w:rPr>
          <w:t>Table 6 : Applications</w:t>
        </w:r>
        <w:r w:rsidR="00B52B9B">
          <w:tab/>
        </w:r>
        <w:r w:rsidR="00B52B9B">
          <w:fldChar w:fldCharType="begin"/>
        </w:r>
        <w:r w:rsidR="00B52B9B">
          <w:instrText xml:space="preserve"> PAGEREF _Toc211417486 \h </w:instrText>
        </w:r>
        <w:r w:rsidR="00B52B9B">
          <w:fldChar w:fldCharType="separate"/>
        </w:r>
        <w:r w:rsidR="00B52B9B">
          <w:t>33</w:t>
        </w:r>
        <w:r w:rsidR="00B52B9B">
          <w:fldChar w:fldCharType="end"/>
        </w:r>
      </w:hyperlink>
    </w:p>
    <w:p w14:paraId="17E67DB7" w14:textId="77777777" w:rsidR="00383FA8" w:rsidRDefault="006708AA">
      <w:pPr>
        <w:pStyle w:val="TableofFigures"/>
        <w:tabs>
          <w:tab w:val="right" w:leader="dot" w:pos="9350"/>
        </w:tabs>
        <w:rPr>
          <w:smallCaps w:val="0"/>
          <w:sz w:val="22"/>
          <w:szCs w:val="22"/>
        </w:rPr>
      </w:pPr>
      <w:hyperlink w:anchor="_Toc211417487" w:history="1">
        <w:r w:rsidR="00B52B9B">
          <w:rPr>
            <w:rStyle w:val="Hyperlink"/>
            <w:rFonts w:ascii="Times New Roman" w:hAnsi="Times New Roman" w:cs="Times New Roman"/>
          </w:rPr>
          <w:t>Table 7 : Gantt Chart for Internship Connect System Development</w:t>
        </w:r>
        <w:r w:rsidR="00B52B9B">
          <w:tab/>
        </w:r>
        <w:r w:rsidR="00B52B9B">
          <w:fldChar w:fldCharType="begin"/>
        </w:r>
        <w:r w:rsidR="00B52B9B">
          <w:instrText xml:space="preserve"> PAGEREF _Toc211417487 \h </w:instrText>
        </w:r>
        <w:r w:rsidR="00B52B9B">
          <w:fldChar w:fldCharType="separate"/>
        </w:r>
        <w:r w:rsidR="00B52B9B">
          <w:t>45</w:t>
        </w:r>
        <w:r w:rsidR="00B52B9B">
          <w:fldChar w:fldCharType="end"/>
        </w:r>
      </w:hyperlink>
    </w:p>
    <w:p w14:paraId="00719B3E" w14:textId="77777777" w:rsidR="00383FA8" w:rsidRDefault="006708AA">
      <w:pPr>
        <w:pStyle w:val="TableofFigures"/>
        <w:tabs>
          <w:tab w:val="right" w:leader="dot" w:pos="9350"/>
        </w:tabs>
        <w:rPr>
          <w:smallCaps w:val="0"/>
          <w:sz w:val="22"/>
          <w:szCs w:val="22"/>
        </w:rPr>
      </w:pPr>
      <w:hyperlink w:anchor="_Toc211417488" w:history="1">
        <w:r w:rsidR="00B52B9B">
          <w:rPr>
            <w:rStyle w:val="Hyperlink"/>
            <w:rFonts w:ascii="Times New Roman" w:hAnsi="Times New Roman" w:cs="Times New Roman"/>
          </w:rPr>
          <w:t>Table 8 : Project Budget for Internship Connect System</w:t>
        </w:r>
        <w:r w:rsidR="00B52B9B">
          <w:tab/>
        </w:r>
        <w:r w:rsidR="00B52B9B">
          <w:fldChar w:fldCharType="begin"/>
        </w:r>
        <w:r w:rsidR="00B52B9B">
          <w:instrText xml:space="preserve"> PAGEREF _Toc211417488 \h </w:instrText>
        </w:r>
        <w:r w:rsidR="00B52B9B">
          <w:fldChar w:fldCharType="separate"/>
        </w:r>
        <w:r w:rsidR="00B52B9B">
          <w:t>46</w:t>
        </w:r>
        <w:r w:rsidR="00B52B9B">
          <w:fldChar w:fldCharType="end"/>
        </w:r>
      </w:hyperlink>
    </w:p>
    <w:p w14:paraId="215D511F" w14:textId="77777777" w:rsidR="00383FA8" w:rsidRDefault="006708AA">
      <w:pPr>
        <w:pStyle w:val="TableofFigures"/>
        <w:tabs>
          <w:tab w:val="right" w:leader="dot" w:pos="9350"/>
        </w:tabs>
        <w:rPr>
          <w:smallCaps w:val="0"/>
          <w:sz w:val="22"/>
          <w:szCs w:val="22"/>
        </w:rPr>
      </w:pPr>
      <w:hyperlink w:anchor="_Toc211417489" w:history="1">
        <w:r w:rsidR="00B52B9B">
          <w:rPr>
            <w:rStyle w:val="Hyperlink"/>
            <w:rFonts w:ascii="Times New Roman" w:hAnsi="Times New Roman" w:cs="Times New Roman"/>
          </w:rPr>
          <w:t>Table 9 : Work Plan for Internship Connect System</w:t>
        </w:r>
        <w:r w:rsidR="00B52B9B">
          <w:tab/>
        </w:r>
        <w:r w:rsidR="00B52B9B">
          <w:fldChar w:fldCharType="begin"/>
        </w:r>
        <w:r w:rsidR="00B52B9B">
          <w:instrText xml:space="preserve"> PAGEREF _Toc211417489 \h </w:instrText>
        </w:r>
        <w:r w:rsidR="00B52B9B">
          <w:fldChar w:fldCharType="separate"/>
        </w:r>
        <w:r w:rsidR="00B52B9B">
          <w:t>47</w:t>
        </w:r>
        <w:r w:rsidR="00B52B9B">
          <w:fldChar w:fldCharType="end"/>
        </w:r>
      </w:hyperlink>
    </w:p>
    <w:p w14:paraId="203BE8CB" w14:textId="77777777" w:rsidR="00ED7F0C" w:rsidDel="006708AA" w:rsidRDefault="00B52B9B" w:rsidP="00ED7F0C">
      <w:pPr>
        <w:shd w:val="clear" w:color="auto" w:fill="FFFFFF"/>
        <w:spacing w:line="15" w:lineRule="atLeast"/>
        <w:jc w:val="left"/>
        <w:rPr>
          <w:ins w:id="43" w:author="NTAMBARA  Etienne" w:date="2025-10-16T15:25:00Z"/>
          <w:del w:id="44" w:author="Jean Dieudonne" w:date="2025-10-17T09:08:00Z"/>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fldChar w:fldCharType="end"/>
      </w:r>
    </w:p>
    <w:p w14:paraId="41B1BF93" w14:textId="6B779B41" w:rsidR="00ED7F0C" w:rsidRPr="009472BF" w:rsidDel="006708AA" w:rsidRDefault="00ED7F0C" w:rsidP="00ED7F0C">
      <w:pPr>
        <w:shd w:val="clear" w:color="auto" w:fill="FFFFFF"/>
        <w:spacing w:line="15" w:lineRule="atLeast"/>
        <w:jc w:val="left"/>
        <w:rPr>
          <w:ins w:id="45" w:author="NTAMBARA  Etienne" w:date="2025-10-16T15:25:00Z"/>
          <w:del w:id="46" w:author="Jean Dieudonne" w:date="2025-10-17T09:08:00Z"/>
          <w:rFonts w:ascii="Times New Roman" w:eastAsia="Segoe UI" w:hAnsi="Times New Roman" w:cs="Times New Roman"/>
          <w:color w:val="FF0000"/>
          <w:sz w:val="24"/>
          <w:szCs w:val="24"/>
        </w:rPr>
      </w:pPr>
      <w:ins w:id="47" w:author="NTAMBARA  Etienne" w:date="2025-10-16T15:25:00Z">
        <w:del w:id="48" w:author="Jean Dieudonne" w:date="2025-10-17T09:08:00Z">
          <w:r w:rsidRPr="00ED7F0C" w:rsidDel="006708AA">
            <w:rPr>
              <w:rFonts w:ascii="Times New Roman" w:eastAsia="Segoe UI" w:hAnsi="Times New Roman" w:cs="Times New Roman"/>
              <w:color w:val="FF0000"/>
              <w:sz w:val="24"/>
              <w:szCs w:val="24"/>
            </w:rPr>
            <w:delText xml:space="preserve"> </w:delText>
          </w:r>
          <w:r w:rsidDel="006708AA">
            <w:rPr>
              <w:rFonts w:ascii="Times New Roman" w:eastAsia="Segoe UI" w:hAnsi="Times New Roman" w:cs="Times New Roman"/>
              <w:color w:val="FF0000"/>
              <w:sz w:val="24"/>
              <w:szCs w:val="24"/>
            </w:rPr>
            <w:delText>LIST OF TABLE PLACED IN NEXT PAGE (OWN PAGE NOT SAME PAGE WITH LIST OF FIGURES)</w:delText>
          </w:r>
        </w:del>
      </w:ins>
    </w:p>
    <w:p w14:paraId="13FDE390" w14:textId="5B0F485C" w:rsidR="00383FA8" w:rsidRDefault="00383FA8" w:rsidP="006708AA">
      <w:pPr>
        <w:shd w:val="clear" w:color="auto" w:fill="FFFFFF"/>
        <w:spacing w:line="15" w:lineRule="atLeast"/>
        <w:jc w:val="left"/>
        <w:rPr>
          <w:rFonts w:ascii="Times New Roman" w:eastAsia="Times New Roman" w:hAnsi="Times New Roman" w:cs="Times New Roman"/>
          <w:b/>
          <w:bCs/>
          <w:color w:val="FF0000"/>
          <w:sz w:val="24"/>
          <w:szCs w:val="24"/>
        </w:rPr>
        <w:pPrChange w:id="49" w:author="Jean Dieudonne" w:date="2025-10-17T09:08:00Z">
          <w:pPr>
            <w:pBdr>
              <w:top w:val="none" w:sz="0" w:space="1" w:color="auto"/>
              <w:bottom w:val="none" w:sz="0" w:space="1" w:color="auto"/>
              <w:right w:val="none" w:sz="0" w:space="4" w:color="auto"/>
            </w:pBdr>
            <w:spacing w:before="100" w:beforeAutospacing="1" w:after="100" w:afterAutospacing="1" w:line="240" w:lineRule="auto"/>
          </w:pPr>
        </w:pPrChange>
      </w:pPr>
    </w:p>
    <w:p w14:paraId="0E0FCD5D"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0F4633E7"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1341EF36"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6382B4FB"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2865F8E2"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6B09C347"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70955813"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2C60D6A7"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1A1780FD"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12BC25DB"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57050206"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762B743F"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7C178D71"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2E9A324B"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6C884607"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42F37221"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106E31EF"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6E7E5E69"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pPr>
    </w:p>
    <w:p w14:paraId="00F8D204" w14:textId="594FDB0E" w:rsidR="00383FA8" w:rsidRDefault="00ED7F0C">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color w:val="FF0000"/>
          <w:sz w:val="24"/>
          <w:szCs w:val="24"/>
        </w:rPr>
        <w:sectPr w:rsidR="00383FA8">
          <w:headerReference w:type="default" r:id="rId12"/>
          <w:pgSz w:w="12240" w:h="15840"/>
          <w:pgMar w:top="1440" w:right="1440" w:bottom="1440" w:left="1440" w:header="720" w:footer="720" w:gutter="0"/>
          <w:pgNumType w:fmt="lowerRoman" w:start="1"/>
          <w:cols w:space="720"/>
          <w:docGrid w:linePitch="360"/>
        </w:sectPr>
      </w:pPr>
      <w:ins w:id="50" w:author="NTAMBARA  Etienne" w:date="2025-10-16T15:25:00Z">
        <w:r>
          <w:rPr>
            <w:rFonts w:ascii="Times New Roman" w:eastAsia="Times New Roman" w:hAnsi="Times New Roman" w:cs="Times New Roman"/>
            <w:b/>
            <w:bCs/>
            <w:color w:val="FF0000"/>
            <w:sz w:val="24"/>
            <w:szCs w:val="24"/>
          </w:rPr>
          <w:t>This empty page must be removed</w:t>
        </w:r>
      </w:ins>
    </w:p>
    <w:p w14:paraId="649D9E45"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0DCDAD77" w14:textId="77777777" w:rsidR="00383FA8" w:rsidRDefault="00B52B9B">
      <w:pPr>
        <w:pStyle w:val="Heading2"/>
        <w:rPr>
          <w:rFonts w:ascii="Times New Roman" w:hAnsi="Times New Roman" w:cs="Times New Roman"/>
        </w:rPr>
      </w:pPr>
      <w:bookmarkStart w:id="51" w:name="_Toc211517547"/>
      <w:r>
        <w:rPr>
          <w:rFonts w:ascii="Times New Roman" w:hAnsi="Times New Roman" w:cs="Times New Roman"/>
        </w:rPr>
        <w:t>CHAPTER ONE: INTRODUCTION</w:t>
      </w:r>
      <w:bookmarkEnd w:id="51"/>
    </w:p>
    <w:p w14:paraId="2684587E" w14:textId="77777777" w:rsidR="00383FA8" w:rsidRDefault="00B52B9B">
      <w:pPr>
        <w:pStyle w:val="Heading2"/>
        <w:spacing w:before="300" w:after="150"/>
        <w:rPr>
          <w:rFonts w:ascii="Times New Roman" w:hAnsi="Times New Roman" w:cs="Times New Roman"/>
        </w:rPr>
      </w:pPr>
      <w:bookmarkStart w:id="52" w:name="_Toc211517548"/>
      <w:r>
        <w:rPr>
          <w:rStyle w:val="markdown-bold-text"/>
          <w:rFonts w:ascii="Times New Roman" w:hAnsi="Times New Roman" w:cs="Times New Roman"/>
        </w:rPr>
        <w:t>1.1 INTRODUCTION</w:t>
      </w:r>
      <w:bookmarkEnd w:id="52"/>
    </w:p>
    <w:p w14:paraId="3E439E55" w14:textId="77777777" w:rsidR="00383FA8" w:rsidRDefault="00B52B9B">
      <w:pPr>
        <w:pBdr>
          <w:top w:val="none" w:sz="0" w:space="1"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Rwanda's internship landscape faces significant challenges as students struggle to find verified opportunities aligned with their academic programs, educational institutions encounter difficulties monitoring placements and ensuring compliance, and companies face inefficiencies in candidate identification and application management. Traditional methods relying on manual processes, paper-based tracking, and fragmented communication have proven inefficient and error-prone, resulting in missed opportunities and administrative burdens.</w:t>
      </w:r>
    </w:p>
    <w:p w14:paraId="431E0470" w14:textId="77777777" w:rsidR="00383FA8" w:rsidRDefault="00B52B9B">
      <w:pPr>
        <w:pBdr>
          <w:top w:val="none" w:sz="0" w:space="1"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rapid advancement of web technologies presents opportunities to revolutionize internship management through centralized digital platforms. Internship Connect Rwanda emerges as a comprehensive web-based solution designed to address these challenges by facilitating intelligent recruitment, streamlined application tracking, real-time monitoring, and enhanced stakeholder communication. Built using modern technologies including React.js, Node.js, MongoDB, and real-time communication systems, the platform creates an integrated ecosystem that enhances efficiency, transparency, and effectiveness. Key features include AI-powered matching algorithms, real-time notifications, comprehensive analytics dashboards, automated fraud detection, bulk data processing capabilities, and mobile-responsive design optimized for Rwanda's connectivity conditions. This project introduces Internship Connect Rwanda's fundamental concept, outlines the critical motivations driving its development, and highlights its significance in Rwanda's educational and professional landscape. The platform's design philosophy centers on creating a transparent, efficient ecosystem that supports Rwanda's vision of becoming a knowledge-based economy while addressing the unique needs of its growing educational sector and expanding job market. The development aligns with Rwanda's Vision 2050 framework, emphasizing human capital development, technological innovation, and private sector growth. By providing a robust internship management platform, the project contributes to bridging the education-employment gap, enhancing student career readiness, and fostering stronger partnerships between educational institutions and industry partners across Rwanda</w:t>
      </w:r>
    </w:p>
    <w:p w14:paraId="719D0331" w14:textId="77777777" w:rsidR="00383FA8" w:rsidRDefault="00B52B9B">
      <w:pPr>
        <w:pStyle w:val="Heading2"/>
        <w:spacing w:before="300" w:after="150"/>
        <w:rPr>
          <w:rFonts w:ascii="Times New Roman" w:hAnsi="Times New Roman" w:cs="Times New Roman"/>
          <w:sz w:val="31"/>
          <w:szCs w:val="31"/>
        </w:rPr>
      </w:pPr>
      <w:bookmarkStart w:id="53" w:name="_Toc211517549"/>
      <w:r>
        <w:rPr>
          <w:rStyle w:val="markdown-bold-text"/>
          <w:rFonts w:ascii="Times New Roman" w:hAnsi="Times New Roman" w:cs="Times New Roman"/>
          <w:sz w:val="31"/>
          <w:szCs w:val="31"/>
        </w:rPr>
        <w:lastRenderedPageBreak/>
        <w:t>1.2 BACKGROUND OF THE STUDY</w:t>
      </w:r>
      <w:bookmarkEnd w:id="53"/>
    </w:p>
    <w:p w14:paraId="2F906C15" w14:textId="77777777" w:rsidR="00383FA8" w:rsidRDefault="00B52B9B">
      <w:pPr>
        <w:pBdr>
          <w:top w:val="none" w:sz="0" w:space="1" w:color="auto"/>
          <w:bottom w:val="none" w:sz="0" w:space="1" w:color="auto"/>
          <w:right w:val="none" w:sz="0" w:space="4" w:color="auto"/>
        </w:pBdr>
        <w:spacing w:before="100" w:beforeAutospacing="1" w:after="100" w:afterAutospacing="1" w:line="360" w:lineRule="auto"/>
        <w:rPr>
          <w:rFonts w:ascii="Times New Roman" w:eastAsia="Times New Roman" w:hAnsi="Times New Roman" w:cs="Times New Roman"/>
          <w:b/>
          <w:bCs/>
          <w:sz w:val="24"/>
          <w:szCs w:val="24"/>
        </w:rPr>
      </w:pPr>
      <w:r>
        <w:rPr>
          <w:rFonts w:ascii="Times New Roman" w:hAnsi="Times New Roman" w:cs="Times New Roman"/>
          <w:sz w:val="24"/>
          <w:szCs w:val="24"/>
        </w:rPr>
        <w:t xml:space="preserve">Internships serve as critical bridges between academic learning and professional practice, with research showing students completing internships are more likely to secure employment and command higher salaries. However, the internship ecosystem faces systemic challenges affecting all stakeholders. Students struggle to identify legitimate opportunities aligned with their programs and career goals due to unverified postings, lack of standardized processes, and limited access to comprehensive databases. Educational institutions face difficulties monitoring placements, validating quality, ensuring compliance, and providing support through fragmented communication channels. Companies encounter unorganized applications, lack of standardized formats, and poor communication with educational partners. </w:t>
      </w:r>
      <w:r>
        <w:rPr>
          <w:rStyle w:val="markdown-bold-text"/>
          <w:rFonts w:ascii="Times New Roman" w:hAnsi="Times New Roman" w:cs="Times New Roman"/>
          <w:bCs/>
          <w:sz w:val="24"/>
          <w:szCs w:val="24"/>
        </w:rPr>
        <w:t>Rwanda's Context</w:t>
      </w:r>
      <w:r>
        <w:rPr>
          <w:rStyle w:val="markdown-bold-text"/>
          <w:rFonts w:ascii="Times New Roman" w:hAnsi="Times New Roman" w:cs="Times New Roman"/>
          <w:b/>
          <w:bCs/>
          <w:sz w:val="24"/>
          <w:szCs w:val="24"/>
        </w:rPr>
        <w:t xml:space="preserve"> </w:t>
      </w:r>
      <w:r>
        <w:rPr>
          <w:rFonts w:ascii="Times New Roman" w:hAnsi="Times New Roman" w:cs="Times New Roman"/>
          <w:sz w:val="24"/>
          <w:szCs w:val="24"/>
        </w:rPr>
        <w:t xml:space="preserve">Rwanda's internship landscape reflects rapid economic development and expanding educational sector. The Vision 2050 framework emphasizes human capital development, making effective internship programs crucial. However, the ecosystem remains fragmented, with students relying on informal networks and institutions lacking comprehensive tracking systems. The diverse educational landscape, from universities to TVET schools, creates inconsistencies in internship quality and monitoring. Geographic diversity across provinces adds coordination challenges. </w:t>
      </w:r>
      <w:r>
        <w:rPr>
          <w:rStyle w:val="markdown-bold-text"/>
          <w:rFonts w:ascii="Times New Roman" w:hAnsi="Times New Roman" w:cs="Times New Roman"/>
          <w:bCs/>
          <w:sz w:val="24"/>
          <w:szCs w:val="24"/>
        </w:rPr>
        <w:t>Solution Need</w:t>
      </w:r>
      <w:r>
        <w:rPr>
          <w:rStyle w:val="markdown-bold-text"/>
          <w:rFonts w:ascii="Times New Roman" w:hAnsi="Times New Roman" w:cs="Times New Roman"/>
          <w:b/>
          <w:bCs/>
          <w:sz w:val="24"/>
          <w:szCs w:val="24"/>
        </w:rPr>
        <w:t xml:space="preserve"> </w:t>
      </w:r>
      <w:r>
        <w:rPr>
          <w:rFonts w:ascii="Times New Roman" w:hAnsi="Times New Roman" w:cs="Times New Roman"/>
          <w:sz w:val="24"/>
          <w:szCs w:val="24"/>
        </w:rPr>
        <w:t>these challenges require a technology-driven solution for modern internship management. Internship Connect Rwanda provides a centralized platform transforming internship discovery, application, management, and monitoring. The platform addresses ecosystem gaps by offering students verified opportunities through intelligent matching, educational institutions tools for progress monitoring and compliance assurance, and companies streamlined application management with enhanced communication channels. Through modern web technologies and AI integration, Internship Connect Rwanda represents a significant advancement supporting Rwanda's development goals while serving as a model for similar initiatives across Africa.</w:t>
      </w:r>
    </w:p>
    <w:p w14:paraId="528F3014"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5A344FEC"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23EAF6B7"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08078621" w14:textId="77777777" w:rsidR="00383FA8" w:rsidRDefault="00383FA8">
      <w:pPr>
        <w:pBdr>
          <w:top w:val="none" w:sz="0" w:space="1"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23B14395" w14:textId="77777777" w:rsidR="00383FA8" w:rsidRDefault="00B52B9B">
      <w:pPr>
        <w:pStyle w:val="Heading2"/>
        <w:spacing w:before="300" w:after="150"/>
        <w:rPr>
          <w:rFonts w:ascii="Times New Roman" w:hAnsi="Times New Roman" w:cs="Times New Roman"/>
          <w:sz w:val="31"/>
          <w:szCs w:val="31"/>
        </w:rPr>
      </w:pPr>
      <w:bookmarkStart w:id="54" w:name="_Toc211517550"/>
      <w:r>
        <w:rPr>
          <w:rStyle w:val="markdown-bold-text"/>
          <w:rFonts w:ascii="Times New Roman" w:hAnsi="Times New Roman" w:cs="Times New Roman"/>
          <w:sz w:val="31"/>
          <w:szCs w:val="31"/>
        </w:rPr>
        <w:lastRenderedPageBreak/>
        <w:t>1.3 STATEMENT OF THE PROBLEM</w:t>
      </w:r>
      <w:bookmarkEnd w:id="54"/>
    </w:p>
    <w:p w14:paraId="627A6951" w14:textId="77777777" w:rsidR="00383FA8" w:rsidRDefault="00B52B9B" w:rsidP="006708AA">
      <w:pPr>
        <w:spacing w:after="0" w:line="360" w:lineRule="auto"/>
        <w:rPr>
          <w:rFonts w:ascii="Times New Roman" w:eastAsia="Times New Roman" w:hAnsi="Times New Roman" w:cs="Times New Roman"/>
          <w:sz w:val="24"/>
          <w:szCs w:val="24"/>
        </w:rPr>
        <w:pPrChange w:id="55" w:author="Jean Dieudonne" w:date="2025-10-17T09:08:00Z">
          <w:pPr>
            <w:spacing w:after="0" w:line="360" w:lineRule="auto"/>
            <w:jc w:val="left"/>
          </w:pPr>
        </w:pPrChange>
      </w:pPr>
      <w:r>
        <w:rPr>
          <w:rFonts w:ascii="Times New Roman" w:eastAsia="Times New Roman" w:hAnsi="Times New Roman" w:cs="Times New Roman"/>
          <w:sz w:val="24"/>
          <w:szCs w:val="24"/>
        </w:rPr>
        <w:t xml:space="preserve">Rwanda's internship ecosystem faces significant systemic challenges hindering effective career development and creating inefficiencies for all stakeholders. Despite rapid economic growth, the current landscape remains fragmented and lacks technological infrastructure supporting human capital development goals. </w:t>
      </w:r>
      <w:r>
        <w:rPr>
          <w:rFonts w:ascii="Times New Roman" w:eastAsia="Times New Roman" w:hAnsi="Times New Roman" w:cs="Times New Roman"/>
          <w:b/>
          <w:bCs/>
          <w:sz w:val="24"/>
          <w:szCs w:val="24"/>
        </w:rPr>
        <w:t>Primary Problems:</w:t>
      </w:r>
    </w:p>
    <w:p w14:paraId="0D273F7E" w14:textId="77777777" w:rsidR="00383FA8" w:rsidRDefault="00B52B9B" w:rsidP="006708AA">
      <w:pPr>
        <w:numPr>
          <w:ilvl w:val="0"/>
          <w:numId w:val="1"/>
        </w:numPr>
        <w:spacing w:before="100" w:beforeAutospacing="1" w:after="100" w:afterAutospacing="1" w:line="360" w:lineRule="auto"/>
        <w:ind w:left="240"/>
        <w:rPr>
          <w:rFonts w:ascii="Times New Roman" w:eastAsia="Times New Roman" w:hAnsi="Times New Roman" w:cs="Times New Roman"/>
          <w:sz w:val="24"/>
          <w:szCs w:val="24"/>
        </w:rPr>
        <w:pPrChange w:id="56" w:author="Jean Dieudonne" w:date="2025-10-17T09:08:00Z">
          <w:pPr>
            <w:numPr>
              <w:numId w:val="1"/>
            </w:numPr>
            <w:tabs>
              <w:tab w:val="left" w:pos="720"/>
            </w:tabs>
            <w:spacing w:before="100" w:beforeAutospacing="1" w:after="100" w:afterAutospacing="1" w:line="360" w:lineRule="auto"/>
            <w:ind w:left="240" w:hanging="360"/>
            <w:jc w:val="left"/>
          </w:pPr>
        </w:pPrChange>
      </w:pPr>
      <w:r>
        <w:rPr>
          <w:rFonts w:ascii="Times New Roman" w:eastAsia="Times New Roman" w:hAnsi="Times New Roman" w:cs="Times New Roman"/>
          <w:b/>
          <w:bCs/>
          <w:sz w:val="24"/>
          <w:szCs w:val="24"/>
        </w:rPr>
        <w:t>Fragmented Discovery Process</w:t>
      </w:r>
      <w:r>
        <w:rPr>
          <w:rFonts w:ascii="Times New Roman" w:eastAsia="Times New Roman" w:hAnsi="Times New Roman" w:cs="Times New Roman"/>
          <w:sz w:val="24"/>
          <w:szCs w:val="24"/>
        </w:rPr>
        <w:t>: Students rely on informal networks and limited online resources, resulting in missed opportunities and inefficient searches.</w:t>
      </w:r>
    </w:p>
    <w:p w14:paraId="35BB69F0" w14:textId="77777777" w:rsidR="00383FA8" w:rsidRDefault="00B52B9B" w:rsidP="006708AA">
      <w:pPr>
        <w:numPr>
          <w:ilvl w:val="0"/>
          <w:numId w:val="2"/>
        </w:numPr>
        <w:spacing w:before="100" w:beforeAutospacing="1" w:after="100" w:afterAutospacing="1" w:line="360" w:lineRule="auto"/>
        <w:ind w:left="240"/>
        <w:rPr>
          <w:rFonts w:ascii="Times New Roman" w:eastAsia="Times New Roman" w:hAnsi="Times New Roman" w:cs="Times New Roman"/>
          <w:sz w:val="24"/>
          <w:szCs w:val="24"/>
        </w:rPr>
        <w:pPrChange w:id="57" w:author="Jean Dieudonne" w:date="2025-10-17T09:08:00Z">
          <w:pPr>
            <w:numPr>
              <w:numId w:val="2"/>
            </w:numPr>
            <w:tabs>
              <w:tab w:val="left" w:pos="720"/>
            </w:tabs>
            <w:spacing w:before="100" w:beforeAutospacing="1" w:after="100" w:afterAutospacing="1" w:line="360" w:lineRule="auto"/>
            <w:ind w:left="240" w:hanging="360"/>
            <w:jc w:val="left"/>
          </w:pPr>
        </w:pPrChange>
      </w:pPr>
      <w:r>
        <w:rPr>
          <w:rFonts w:ascii="Times New Roman" w:eastAsia="Times New Roman" w:hAnsi="Times New Roman" w:cs="Times New Roman"/>
          <w:b/>
          <w:bCs/>
          <w:sz w:val="24"/>
          <w:szCs w:val="24"/>
        </w:rPr>
        <w:t>Inadequate Application Systems</w:t>
      </w:r>
      <w:r>
        <w:rPr>
          <w:rFonts w:ascii="Times New Roman" w:eastAsia="Times New Roman" w:hAnsi="Times New Roman" w:cs="Times New Roman"/>
          <w:sz w:val="24"/>
          <w:szCs w:val="24"/>
        </w:rPr>
        <w:t>: Inconsistent formats, no centralized tracking, limited feedback, and difficulty managing multiple applications.</w:t>
      </w:r>
    </w:p>
    <w:p w14:paraId="71DBF99F" w14:textId="77777777" w:rsidR="00383FA8" w:rsidRDefault="00B52B9B" w:rsidP="006708AA">
      <w:pPr>
        <w:numPr>
          <w:ilvl w:val="0"/>
          <w:numId w:val="3"/>
        </w:numPr>
        <w:spacing w:before="100" w:beforeAutospacing="1" w:after="100" w:afterAutospacing="1" w:line="360" w:lineRule="auto"/>
        <w:ind w:left="240"/>
        <w:rPr>
          <w:rFonts w:ascii="Times New Roman" w:eastAsia="Times New Roman" w:hAnsi="Times New Roman" w:cs="Times New Roman"/>
          <w:sz w:val="24"/>
          <w:szCs w:val="24"/>
        </w:rPr>
        <w:pPrChange w:id="58" w:author="Jean Dieudonne" w:date="2025-10-17T09:08:00Z">
          <w:pPr>
            <w:numPr>
              <w:numId w:val="3"/>
            </w:numPr>
            <w:tabs>
              <w:tab w:val="left" w:pos="720"/>
            </w:tabs>
            <w:spacing w:before="100" w:beforeAutospacing="1" w:after="100" w:afterAutospacing="1" w:line="360" w:lineRule="auto"/>
            <w:ind w:left="240" w:hanging="360"/>
            <w:jc w:val="left"/>
          </w:pPr>
        </w:pPrChange>
      </w:pPr>
      <w:r>
        <w:rPr>
          <w:rFonts w:ascii="Times New Roman" w:eastAsia="Times New Roman" w:hAnsi="Times New Roman" w:cs="Times New Roman"/>
          <w:b/>
          <w:bCs/>
          <w:sz w:val="24"/>
          <w:szCs w:val="24"/>
        </w:rPr>
        <w:t>Poor Communication</w:t>
      </w:r>
      <w:r>
        <w:rPr>
          <w:rFonts w:ascii="Times New Roman" w:eastAsia="Times New Roman" w:hAnsi="Times New Roman" w:cs="Times New Roman"/>
          <w:sz w:val="24"/>
          <w:szCs w:val="24"/>
        </w:rPr>
        <w:t>: Manual, paper-based processes causing delays, inconsistent information sharing, and lack of real-time channels.</w:t>
      </w:r>
    </w:p>
    <w:p w14:paraId="1F043602" w14:textId="77777777" w:rsidR="00383FA8" w:rsidRDefault="00B52B9B" w:rsidP="006708AA">
      <w:pPr>
        <w:numPr>
          <w:ilvl w:val="0"/>
          <w:numId w:val="4"/>
        </w:numPr>
        <w:spacing w:before="100" w:beforeAutospacing="1" w:after="100" w:afterAutospacing="1" w:line="360" w:lineRule="auto"/>
        <w:ind w:left="240"/>
        <w:rPr>
          <w:rFonts w:ascii="Times New Roman" w:eastAsia="Times New Roman" w:hAnsi="Times New Roman" w:cs="Times New Roman"/>
          <w:sz w:val="24"/>
          <w:szCs w:val="24"/>
        </w:rPr>
        <w:pPrChange w:id="59" w:author="Jean Dieudonne" w:date="2025-10-17T09:08:00Z">
          <w:pPr>
            <w:numPr>
              <w:numId w:val="4"/>
            </w:numPr>
            <w:tabs>
              <w:tab w:val="left" w:pos="720"/>
            </w:tabs>
            <w:spacing w:before="100" w:beforeAutospacing="1" w:after="100" w:afterAutospacing="1" w:line="360" w:lineRule="auto"/>
            <w:ind w:left="240" w:hanging="360"/>
            <w:jc w:val="left"/>
          </w:pPr>
        </w:pPrChange>
      </w:pPr>
      <w:r>
        <w:rPr>
          <w:rFonts w:ascii="Times New Roman" w:eastAsia="Times New Roman" w:hAnsi="Times New Roman" w:cs="Times New Roman"/>
          <w:b/>
          <w:bCs/>
          <w:sz w:val="24"/>
          <w:szCs w:val="24"/>
        </w:rPr>
        <w:t>Limited Institutional Oversight</w:t>
      </w:r>
      <w:r>
        <w:rPr>
          <w:rFonts w:ascii="Times New Roman" w:eastAsia="Times New Roman" w:hAnsi="Times New Roman" w:cs="Times New Roman"/>
          <w:sz w:val="24"/>
          <w:szCs w:val="24"/>
        </w:rPr>
        <w:t>: No real-time monitoring, inadequate approval systems, and lack of compliance tracking tools.</w:t>
      </w:r>
    </w:p>
    <w:p w14:paraId="7F98BE45" w14:textId="77777777" w:rsidR="00383FA8" w:rsidRDefault="00B52B9B" w:rsidP="006708AA">
      <w:pPr>
        <w:numPr>
          <w:ilvl w:val="0"/>
          <w:numId w:val="5"/>
        </w:numPr>
        <w:spacing w:before="100" w:beforeAutospacing="1" w:after="100" w:afterAutospacing="1" w:line="360" w:lineRule="auto"/>
        <w:ind w:left="240"/>
        <w:rPr>
          <w:rFonts w:ascii="Times New Roman" w:eastAsia="Times New Roman" w:hAnsi="Times New Roman" w:cs="Times New Roman"/>
          <w:sz w:val="24"/>
          <w:szCs w:val="24"/>
        </w:rPr>
        <w:pPrChange w:id="60" w:author="Jean Dieudonne" w:date="2025-10-17T09:08:00Z">
          <w:pPr>
            <w:numPr>
              <w:numId w:val="5"/>
            </w:numPr>
            <w:tabs>
              <w:tab w:val="left" w:pos="720"/>
            </w:tabs>
            <w:spacing w:before="100" w:beforeAutospacing="1" w:after="100" w:afterAutospacing="1" w:line="360" w:lineRule="auto"/>
            <w:ind w:left="240" w:hanging="360"/>
            <w:jc w:val="left"/>
          </w:pPr>
        </w:pPrChange>
      </w:pPr>
      <w:r>
        <w:rPr>
          <w:rFonts w:ascii="Times New Roman" w:eastAsia="Times New Roman" w:hAnsi="Times New Roman" w:cs="Times New Roman"/>
          <w:b/>
          <w:bCs/>
          <w:sz w:val="24"/>
          <w:szCs w:val="24"/>
        </w:rPr>
        <w:t>Inefficient Company Management</w:t>
      </w:r>
      <w:r>
        <w:rPr>
          <w:rFonts w:ascii="Times New Roman" w:eastAsia="Times New Roman" w:hAnsi="Times New Roman" w:cs="Times New Roman"/>
          <w:sz w:val="24"/>
          <w:szCs w:val="24"/>
        </w:rPr>
        <w:t>: Unorganized applications, time-consuming reviews, limited candidate verification, and poor educational partner communication.</w:t>
      </w:r>
    </w:p>
    <w:p w14:paraId="21C84B37" w14:textId="77777777" w:rsidR="00383FA8" w:rsidRDefault="00B52B9B" w:rsidP="006708AA">
      <w:pPr>
        <w:numPr>
          <w:ilvl w:val="0"/>
          <w:numId w:val="6"/>
        </w:numPr>
        <w:spacing w:before="100" w:beforeAutospacing="1" w:after="100" w:afterAutospacing="1" w:line="360" w:lineRule="auto"/>
        <w:ind w:left="240"/>
        <w:rPr>
          <w:rFonts w:ascii="Times New Roman" w:eastAsia="Times New Roman" w:hAnsi="Times New Roman" w:cs="Times New Roman"/>
          <w:sz w:val="24"/>
          <w:szCs w:val="24"/>
        </w:rPr>
        <w:pPrChange w:id="61" w:author="Jean Dieudonne" w:date="2025-10-17T09:08:00Z">
          <w:pPr>
            <w:numPr>
              <w:numId w:val="6"/>
            </w:numPr>
            <w:tabs>
              <w:tab w:val="left" w:pos="720"/>
            </w:tabs>
            <w:spacing w:before="100" w:beforeAutospacing="1" w:after="100" w:afterAutospacing="1" w:line="360" w:lineRule="auto"/>
            <w:ind w:left="240" w:hanging="360"/>
            <w:jc w:val="left"/>
          </w:pPr>
        </w:pPrChange>
      </w:pPr>
      <w:r>
        <w:rPr>
          <w:rFonts w:ascii="Times New Roman" w:eastAsia="Times New Roman" w:hAnsi="Times New Roman" w:cs="Times New Roman"/>
          <w:b/>
          <w:bCs/>
          <w:sz w:val="24"/>
          <w:szCs w:val="24"/>
        </w:rPr>
        <w:t>Quality Assurance Gaps</w:t>
      </w:r>
      <w:r>
        <w:rPr>
          <w:rFonts w:ascii="Times New Roman" w:eastAsia="Times New Roman" w:hAnsi="Times New Roman" w:cs="Times New Roman"/>
          <w:sz w:val="24"/>
          <w:szCs w:val="24"/>
        </w:rPr>
        <w:t>: No verification processes, limited oversight, absence of feedback mechanisms, and insufficient fraud detection.</w:t>
      </w:r>
    </w:p>
    <w:p w14:paraId="1BFA310F" w14:textId="77777777" w:rsidR="00383FA8" w:rsidRDefault="00B52B9B" w:rsidP="006708AA">
      <w:pPr>
        <w:pBdr>
          <w:top w:val="none" w:sz="0" w:space="1" w:color="auto"/>
          <w:left w:val="none" w:sz="0" w:space="4" w:color="auto"/>
          <w:bottom w:val="none" w:sz="0" w:space="1" w:color="auto"/>
          <w:right w:val="none" w:sz="0" w:space="4" w:color="auto"/>
        </w:pBdr>
        <w:spacing w:after="0" w:line="360" w:lineRule="auto"/>
        <w:rPr>
          <w:rFonts w:ascii="Times New Roman" w:eastAsia="Times New Roman" w:hAnsi="Times New Roman" w:cs="Times New Roman"/>
          <w:sz w:val="24"/>
          <w:szCs w:val="24"/>
        </w:rPr>
        <w:pPrChange w:id="62" w:author="Jean Dieudonne" w:date="2025-10-17T09:08:00Z">
          <w:pPr>
            <w:pBdr>
              <w:top w:val="none" w:sz="0" w:space="1" w:color="auto"/>
              <w:left w:val="none" w:sz="0" w:space="4" w:color="auto"/>
              <w:bottom w:val="none" w:sz="0" w:space="1" w:color="auto"/>
              <w:right w:val="none" w:sz="0" w:space="4" w:color="auto"/>
            </w:pBdr>
            <w:spacing w:after="0" w:line="360" w:lineRule="auto"/>
          </w:pPr>
        </w:pPrChange>
      </w:pPr>
      <w:r>
        <w:rPr>
          <w:rFonts w:ascii="Times New Roman" w:eastAsia="Times New Roman" w:hAnsi="Times New Roman" w:cs="Times New Roman"/>
          <w:b/>
          <w:bCs/>
          <w:sz w:val="24"/>
          <w:szCs w:val="24"/>
        </w:rPr>
        <w:t>Consequences</w:t>
      </w:r>
      <w:r>
        <w:rPr>
          <w:rFonts w:ascii="Times New Roman" w:eastAsia="Times New Roman" w:hAnsi="Times New Roman" w:cs="Times New Roman"/>
          <w:sz w:val="24"/>
          <w:szCs w:val="24"/>
        </w:rPr>
        <w:t>: Students face limited opportunities and poor career development; institutions experience administrative burden and inadequate support; companies encounter inefficient hiring; Rwanda's economy suffers reduced human capital development.</w:t>
      </w:r>
    </w:p>
    <w:p w14:paraId="6838C924" w14:textId="77777777" w:rsidR="00383FA8" w:rsidRDefault="00383FA8">
      <w:pPr>
        <w:pBdr>
          <w:top w:val="none" w:sz="0" w:space="1" w:color="auto"/>
          <w:left w:val="none" w:sz="0" w:space="4" w:color="auto"/>
          <w:bottom w:val="none" w:sz="0" w:space="1" w:color="auto"/>
          <w:right w:val="none" w:sz="0" w:space="4" w:color="auto"/>
        </w:pBdr>
        <w:spacing w:after="0" w:line="360" w:lineRule="auto"/>
        <w:rPr>
          <w:rFonts w:ascii="Times New Roman" w:eastAsia="Times New Roman" w:hAnsi="Times New Roman" w:cs="Times New Roman"/>
          <w:sz w:val="24"/>
          <w:szCs w:val="24"/>
        </w:rPr>
      </w:pPr>
    </w:p>
    <w:p w14:paraId="658948DC" w14:textId="77777777" w:rsidR="00383FA8" w:rsidRDefault="00383FA8">
      <w:pPr>
        <w:pBdr>
          <w:top w:val="none" w:sz="0" w:space="1" w:color="auto"/>
          <w:left w:val="none" w:sz="0" w:space="4" w:color="auto"/>
          <w:bottom w:val="none" w:sz="0" w:space="1" w:color="auto"/>
          <w:right w:val="none" w:sz="0" w:space="4" w:color="auto"/>
        </w:pBdr>
        <w:spacing w:after="0" w:line="360" w:lineRule="auto"/>
        <w:rPr>
          <w:rFonts w:ascii="Times New Roman" w:eastAsia="Times New Roman" w:hAnsi="Times New Roman" w:cs="Times New Roman"/>
          <w:sz w:val="24"/>
          <w:szCs w:val="24"/>
        </w:rPr>
      </w:pPr>
    </w:p>
    <w:p w14:paraId="5EBD1782" w14:textId="77777777" w:rsidR="00383FA8" w:rsidRDefault="00383FA8">
      <w:pPr>
        <w:pBdr>
          <w:top w:val="none" w:sz="0" w:space="1" w:color="auto"/>
          <w:left w:val="none" w:sz="0" w:space="4" w:color="auto"/>
          <w:bottom w:val="none" w:sz="0" w:space="1" w:color="auto"/>
          <w:right w:val="none" w:sz="0" w:space="4" w:color="auto"/>
        </w:pBdr>
        <w:spacing w:after="0" w:line="360" w:lineRule="auto"/>
        <w:rPr>
          <w:rFonts w:ascii="Times New Roman" w:eastAsia="Times New Roman" w:hAnsi="Times New Roman" w:cs="Times New Roman"/>
          <w:sz w:val="24"/>
          <w:szCs w:val="24"/>
        </w:rPr>
      </w:pPr>
    </w:p>
    <w:p w14:paraId="173BAC2C" w14:textId="77777777" w:rsidR="00383FA8" w:rsidRDefault="00383FA8">
      <w:pPr>
        <w:pBdr>
          <w:top w:val="none" w:sz="0" w:space="1" w:color="auto"/>
          <w:left w:val="none" w:sz="0" w:space="4" w:color="auto"/>
          <w:bottom w:val="none" w:sz="0" w:space="1" w:color="auto"/>
          <w:right w:val="none" w:sz="0" w:space="4" w:color="auto"/>
        </w:pBdr>
        <w:spacing w:after="0" w:line="360" w:lineRule="auto"/>
        <w:rPr>
          <w:rFonts w:ascii="Times New Roman" w:eastAsia="Times New Roman" w:hAnsi="Times New Roman" w:cs="Times New Roman"/>
          <w:sz w:val="24"/>
          <w:szCs w:val="24"/>
        </w:rPr>
      </w:pPr>
    </w:p>
    <w:p w14:paraId="6748D492" w14:textId="77777777" w:rsidR="00383FA8" w:rsidRDefault="00383FA8">
      <w:pPr>
        <w:pBdr>
          <w:top w:val="none" w:sz="0" w:space="1" w:color="auto"/>
          <w:left w:val="none" w:sz="0" w:space="4" w:color="auto"/>
          <w:bottom w:val="none" w:sz="0" w:space="1" w:color="auto"/>
          <w:right w:val="none" w:sz="0" w:space="4" w:color="auto"/>
        </w:pBdr>
        <w:spacing w:after="0" w:line="360" w:lineRule="auto"/>
        <w:rPr>
          <w:rFonts w:ascii="Times New Roman" w:eastAsia="Times New Roman" w:hAnsi="Times New Roman" w:cs="Times New Roman"/>
          <w:sz w:val="24"/>
          <w:szCs w:val="24"/>
        </w:rPr>
      </w:pPr>
    </w:p>
    <w:p w14:paraId="700FD4E8" w14:textId="77777777" w:rsidR="00383FA8" w:rsidRDefault="00383FA8">
      <w:pPr>
        <w:pBdr>
          <w:top w:val="none" w:sz="0" w:space="1" w:color="auto"/>
          <w:left w:val="none" w:sz="0" w:space="4" w:color="auto"/>
          <w:bottom w:val="none" w:sz="0" w:space="1" w:color="auto"/>
          <w:right w:val="none" w:sz="0" w:space="4" w:color="auto"/>
        </w:pBdr>
        <w:spacing w:after="0" w:line="360" w:lineRule="auto"/>
        <w:rPr>
          <w:rFonts w:ascii="Times New Roman" w:eastAsia="Times New Roman" w:hAnsi="Times New Roman" w:cs="Times New Roman"/>
          <w:sz w:val="24"/>
          <w:szCs w:val="24"/>
        </w:rPr>
      </w:pPr>
    </w:p>
    <w:p w14:paraId="2A67A964" w14:textId="77777777" w:rsidR="00383FA8" w:rsidRDefault="00B52B9B">
      <w:pPr>
        <w:pStyle w:val="Heading2"/>
        <w:rPr>
          <w:rFonts w:ascii="Times New Roman" w:hAnsi="Times New Roman" w:cs="Times New Roman"/>
        </w:rPr>
      </w:pPr>
      <w:bookmarkStart w:id="63" w:name="_Toc211517551"/>
      <w:r>
        <w:rPr>
          <w:rFonts w:ascii="Times New Roman" w:hAnsi="Times New Roman" w:cs="Times New Roman"/>
        </w:rPr>
        <w:lastRenderedPageBreak/>
        <w:t>1.4. PROPOSED SOLUTIONS</w:t>
      </w:r>
      <w:bookmarkEnd w:id="63"/>
    </w:p>
    <w:p w14:paraId="65DA2463" w14:textId="77777777" w:rsidR="00383FA8" w:rsidRDefault="00383FA8">
      <w:pPr>
        <w:spacing w:line="360" w:lineRule="auto"/>
        <w:rPr>
          <w:rFonts w:ascii="Times New Roman" w:hAnsi="Times New Roman" w:cs="Times New Roman"/>
          <w:sz w:val="24"/>
          <w:szCs w:val="24"/>
        </w:rPr>
      </w:pPr>
    </w:p>
    <w:p w14:paraId="7CB2D99B" w14:textId="77777777" w:rsidR="00383FA8" w:rsidRDefault="00B52B9B">
      <w:pPr>
        <w:pBdr>
          <w:top w:val="none" w:sz="0" w:space="1" w:color="auto"/>
          <w:left w:val="none" w:sz="0" w:space="4" w:color="auto"/>
          <w:bottom w:val="none" w:sz="0" w:space="1" w:color="auto"/>
          <w:right w:val="none" w:sz="0" w:space="4" w:color="auto"/>
        </w:pBdr>
        <w:spacing w:after="0" w:line="360" w:lineRule="auto"/>
        <w:rPr>
          <w:rFonts w:ascii="Times New Roman" w:hAnsi="Times New Roman" w:cs="Times New Roman"/>
          <w:sz w:val="24"/>
          <w:szCs w:val="24"/>
        </w:rPr>
      </w:pPr>
      <w:r>
        <w:rPr>
          <w:rFonts w:ascii="Times New Roman" w:hAnsi="Times New Roman" w:cs="Times New Roman"/>
          <w:sz w:val="24"/>
          <w:szCs w:val="24"/>
        </w:rPr>
        <w:t>Internship Connect Rwanda addresses each identified problem through comprehensive technological solutions:</w:t>
      </w:r>
    </w:p>
    <w:p w14:paraId="745301DF" w14:textId="77777777" w:rsidR="00383FA8" w:rsidRDefault="00383FA8">
      <w:pPr>
        <w:pBdr>
          <w:top w:val="none" w:sz="0" w:space="1" w:color="auto"/>
          <w:left w:val="none" w:sz="0" w:space="4" w:color="auto"/>
          <w:bottom w:val="none" w:sz="0" w:space="1" w:color="auto"/>
          <w:right w:val="none" w:sz="0" w:space="4" w:color="auto"/>
        </w:pBdr>
        <w:spacing w:after="0" w:line="360" w:lineRule="auto"/>
        <w:rPr>
          <w:rFonts w:ascii="Times New Roman" w:hAnsi="Times New Roman" w:cs="Times New Roman"/>
          <w:sz w:val="24"/>
          <w:szCs w:val="24"/>
        </w:rPr>
      </w:pPr>
    </w:p>
    <w:p w14:paraId="2F7BBDE0" w14:textId="77777777" w:rsidR="00383FA8" w:rsidRDefault="00B52B9B">
      <w:pPr>
        <w:pBdr>
          <w:top w:val="none" w:sz="0" w:space="1" w:color="auto"/>
          <w:left w:val="none" w:sz="0" w:space="4" w:color="auto"/>
          <w:bottom w:val="none" w:sz="0" w:space="1" w:color="auto"/>
          <w:right w:val="none" w:sz="0" w:space="4" w:color="auto"/>
        </w:pBdr>
        <w:spacing w:after="0"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Problem 1 Solution</w:t>
      </w:r>
      <w:r>
        <w:rPr>
          <w:rFonts w:ascii="Times New Roman" w:hAnsi="Times New Roman" w:cs="Times New Roman"/>
          <w:sz w:val="24"/>
          <w:szCs w:val="24"/>
        </w:rPr>
        <w:t>: Centralized platform with intelligent matching algorithms, comprehensive opportunity database, and standardized information display.</w:t>
      </w:r>
    </w:p>
    <w:p w14:paraId="39300993" w14:textId="77777777" w:rsidR="00383FA8" w:rsidRDefault="00B52B9B">
      <w:pPr>
        <w:pBdr>
          <w:top w:val="none" w:sz="0" w:space="1" w:color="auto"/>
          <w:left w:val="none" w:sz="0" w:space="4" w:color="auto"/>
          <w:bottom w:val="none" w:sz="0" w:space="1" w:color="auto"/>
          <w:right w:val="none" w:sz="0" w:space="4" w:color="auto"/>
        </w:pBdr>
        <w:spacing w:after="0"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Problem 2 Solution</w:t>
      </w:r>
      <w:r>
        <w:rPr>
          <w:rFonts w:ascii="Times New Roman" w:hAnsi="Times New Roman" w:cs="Times New Roman"/>
          <w:sz w:val="24"/>
          <w:szCs w:val="24"/>
        </w:rPr>
        <w:t>: Unified application system with real-time tracking, automated notifications, and integrated feedback mechanisms.</w:t>
      </w:r>
    </w:p>
    <w:p w14:paraId="02EC2605" w14:textId="77777777" w:rsidR="00383FA8" w:rsidRDefault="00B52B9B">
      <w:pPr>
        <w:pBdr>
          <w:top w:val="none" w:sz="0" w:space="1" w:color="auto"/>
          <w:left w:val="none" w:sz="0" w:space="4" w:color="auto"/>
          <w:bottom w:val="none" w:sz="0" w:space="1" w:color="auto"/>
          <w:right w:val="none" w:sz="0" w:space="4" w:color="auto"/>
        </w:pBdr>
        <w:spacing w:after="0"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Problem 3 Solution</w:t>
      </w:r>
      <w:r>
        <w:rPr>
          <w:rFonts w:ascii="Times New Roman" w:hAnsi="Times New Roman" w:cs="Times New Roman"/>
          <w:sz w:val="24"/>
          <w:szCs w:val="24"/>
        </w:rPr>
        <w:t>: Real-time communication channels, standardized protocols, and automated update systems.</w:t>
      </w:r>
    </w:p>
    <w:p w14:paraId="387B4A96" w14:textId="77777777" w:rsidR="00383FA8" w:rsidRDefault="00B52B9B">
      <w:pPr>
        <w:pBdr>
          <w:top w:val="none" w:sz="0" w:space="1" w:color="auto"/>
          <w:left w:val="none" w:sz="0" w:space="4" w:color="auto"/>
          <w:bottom w:val="none" w:sz="0" w:space="1" w:color="auto"/>
          <w:right w:val="none" w:sz="0" w:space="4" w:color="auto"/>
        </w:pBdr>
        <w:spacing w:after="0"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Problem 4 Solution</w:t>
      </w:r>
      <w:r>
        <w:rPr>
          <w:rFonts w:ascii="Times New Roman" w:hAnsi="Times New Roman" w:cs="Times New Roman"/>
          <w:sz w:val="24"/>
          <w:szCs w:val="24"/>
        </w:rPr>
        <w:t>: Real-time monitoring dashboards, automated approval workflows, and compliance tracking tools.</w:t>
      </w:r>
    </w:p>
    <w:p w14:paraId="6CE91BE2" w14:textId="77777777" w:rsidR="00383FA8" w:rsidRDefault="00B52B9B">
      <w:pPr>
        <w:pBdr>
          <w:top w:val="none" w:sz="0" w:space="1" w:color="auto"/>
          <w:left w:val="none" w:sz="0" w:space="4" w:color="auto"/>
          <w:bottom w:val="none" w:sz="0" w:space="1" w:color="auto"/>
          <w:right w:val="none" w:sz="0" w:space="4" w:color="auto"/>
        </w:pBdr>
        <w:spacing w:after="0"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Problem 5 Solution</w:t>
      </w:r>
      <w:r>
        <w:rPr>
          <w:rFonts w:ascii="Times New Roman" w:hAnsi="Times New Roman" w:cs="Times New Roman"/>
          <w:sz w:val="24"/>
          <w:szCs w:val="24"/>
        </w:rPr>
        <w:t>: Standardized application formats, intelligent candidate ranking, and integrated communication systems.</w:t>
      </w:r>
    </w:p>
    <w:p w14:paraId="45DF9135" w14:textId="77777777" w:rsidR="00383FA8" w:rsidRDefault="00B52B9B">
      <w:pPr>
        <w:pBdr>
          <w:top w:val="none" w:sz="0" w:space="1" w:color="auto"/>
          <w:left w:val="none" w:sz="0" w:space="4" w:color="auto"/>
          <w:bottom w:val="none" w:sz="0" w:space="1" w:color="auto"/>
          <w:right w:val="none" w:sz="0" w:space="4" w:color="auto"/>
        </w:pBdr>
        <w:spacing w:after="0"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Problem 6 Solution</w:t>
      </w:r>
      <w:r>
        <w:rPr>
          <w:rFonts w:ascii="Times New Roman" w:hAnsi="Times New Roman" w:cs="Times New Roman"/>
          <w:sz w:val="24"/>
          <w:szCs w:val="24"/>
        </w:rPr>
        <w:t>: Automated verification processes, quality monitoring systems, feedback mechanisms, and fraud detection algorithms.</w:t>
      </w:r>
    </w:p>
    <w:p w14:paraId="2CD26B82" w14:textId="77777777" w:rsidR="00383FA8" w:rsidRDefault="00383FA8">
      <w:pPr>
        <w:pBdr>
          <w:top w:val="none" w:sz="0" w:space="1" w:color="auto"/>
          <w:left w:val="none" w:sz="0" w:space="4" w:color="auto"/>
          <w:bottom w:val="none" w:sz="0" w:space="1" w:color="auto"/>
          <w:right w:val="none" w:sz="0" w:space="4" w:color="auto"/>
        </w:pBdr>
        <w:spacing w:after="0" w:line="360" w:lineRule="auto"/>
        <w:rPr>
          <w:rFonts w:ascii="Times New Roman" w:hAnsi="Times New Roman" w:cs="Times New Roman"/>
          <w:sz w:val="24"/>
          <w:szCs w:val="24"/>
        </w:rPr>
      </w:pPr>
    </w:p>
    <w:p w14:paraId="1F73181F" w14:textId="77777777" w:rsidR="00383FA8" w:rsidRDefault="00B52B9B">
      <w:pPr>
        <w:pBdr>
          <w:top w:val="none" w:sz="0" w:space="1" w:color="auto"/>
          <w:left w:val="none" w:sz="0" w:space="4" w:color="auto"/>
          <w:bottom w:val="none" w:sz="0" w:space="1" w:color="auto"/>
          <w:right w:val="none" w:sz="0" w:space="4" w:color="auto"/>
        </w:pBdr>
        <w:spacing w:after="0" w:line="360" w:lineRule="auto"/>
        <w:rPr>
          <w:rFonts w:ascii="Times New Roman" w:eastAsia="Times New Roman" w:hAnsi="Times New Roman" w:cs="Times New Roman"/>
          <w:sz w:val="24"/>
          <w:szCs w:val="24"/>
        </w:rPr>
      </w:pPr>
      <w:r>
        <w:rPr>
          <w:rFonts w:ascii="Times New Roman" w:hAnsi="Times New Roman" w:cs="Times New Roman"/>
          <w:sz w:val="24"/>
          <w:szCs w:val="24"/>
        </w:rPr>
        <w:t>The platform creates an integrated ecosystem supporting Rwanda's Vision 2050 goals while serving as a model for similar initiatives across Africa.</w:t>
      </w:r>
    </w:p>
    <w:p w14:paraId="1D711217" w14:textId="77777777" w:rsidR="00383FA8" w:rsidRDefault="00383FA8">
      <w:pPr>
        <w:pBdr>
          <w:top w:val="none" w:sz="0" w:space="1" w:color="auto"/>
          <w:left w:val="none" w:sz="0" w:space="4" w:color="auto"/>
          <w:bottom w:val="none" w:sz="0" w:space="1" w:color="auto"/>
          <w:right w:val="none" w:sz="0" w:space="4" w:color="auto"/>
        </w:pBdr>
        <w:spacing w:after="0" w:line="360" w:lineRule="auto"/>
        <w:rPr>
          <w:rFonts w:ascii="Times New Roman" w:eastAsia="Times New Roman" w:hAnsi="Times New Roman" w:cs="Times New Roman"/>
          <w:sz w:val="24"/>
          <w:szCs w:val="24"/>
        </w:rPr>
      </w:pPr>
    </w:p>
    <w:p w14:paraId="15CFB202" w14:textId="77777777" w:rsidR="00383FA8" w:rsidRDefault="00383FA8">
      <w:pPr>
        <w:pBdr>
          <w:top w:val="none" w:sz="0" w:space="1" w:color="auto"/>
          <w:left w:val="none" w:sz="0" w:space="4" w:color="auto"/>
          <w:bottom w:val="none" w:sz="0" w:space="1" w:color="auto"/>
          <w:right w:val="none" w:sz="0" w:space="4" w:color="auto"/>
        </w:pBdr>
        <w:spacing w:after="0" w:line="360" w:lineRule="auto"/>
        <w:rPr>
          <w:rFonts w:ascii="Times New Roman" w:eastAsia="Times New Roman" w:hAnsi="Times New Roman" w:cs="Times New Roman"/>
          <w:sz w:val="24"/>
          <w:szCs w:val="24"/>
        </w:rPr>
      </w:pPr>
    </w:p>
    <w:p w14:paraId="5BECAC4D" w14:textId="77777777" w:rsidR="00383FA8" w:rsidRDefault="00383FA8">
      <w:pPr>
        <w:pBdr>
          <w:top w:val="none" w:sz="0" w:space="1" w:color="auto"/>
          <w:left w:val="none" w:sz="0" w:space="4" w:color="auto"/>
          <w:bottom w:val="none" w:sz="0" w:space="1" w:color="auto"/>
          <w:right w:val="none" w:sz="0" w:space="4" w:color="auto"/>
        </w:pBdr>
        <w:spacing w:after="0" w:line="360" w:lineRule="auto"/>
        <w:rPr>
          <w:rFonts w:ascii="Times New Roman" w:eastAsia="Times New Roman" w:hAnsi="Times New Roman" w:cs="Times New Roman"/>
          <w:sz w:val="24"/>
          <w:szCs w:val="24"/>
        </w:rPr>
      </w:pPr>
    </w:p>
    <w:p w14:paraId="219ADAF2" w14:textId="77777777" w:rsidR="00383FA8" w:rsidRDefault="00383FA8">
      <w:pPr>
        <w:pBdr>
          <w:top w:val="none" w:sz="0" w:space="1" w:color="auto"/>
          <w:left w:val="none" w:sz="0" w:space="4" w:color="auto"/>
          <w:bottom w:val="none" w:sz="0" w:space="1" w:color="auto"/>
          <w:right w:val="none" w:sz="0" w:space="4" w:color="auto"/>
        </w:pBdr>
        <w:spacing w:after="0" w:line="360" w:lineRule="auto"/>
        <w:rPr>
          <w:rFonts w:ascii="Times New Roman" w:eastAsia="Times New Roman" w:hAnsi="Times New Roman" w:cs="Times New Roman"/>
          <w:sz w:val="24"/>
          <w:szCs w:val="24"/>
        </w:rPr>
      </w:pPr>
    </w:p>
    <w:p w14:paraId="4CCE28A4" w14:textId="77777777" w:rsidR="00383FA8" w:rsidRDefault="00383FA8">
      <w:pPr>
        <w:pBdr>
          <w:top w:val="none" w:sz="0" w:space="1" w:color="auto"/>
          <w:left w:val="none" w:sz="0" w:space="4" w:color="auto"/>
          <w:bottom w:val="none" w:sz="0" w:space="1" w:color="auto"/>
          <w:right w:val="none" w:sz="0" w:space="4" w:color="auto"/>
        </w:pBdr>
        <w:spacing w:after="0" w:line="360" w:lineRule="auto"/>
        <w:rPr>
          <w:rFonts w:ascii="Times New Roman" w:eastAsia="Times New Roman" w:hAnsi="Times New Roman" w:cs="Times New Roman"/>
          <w:sz w:val="24"/>
          <w:szCs w:val="24"/>
        </w:rPr>
      </w:pPr>
    </w:p>
    <w:p w14:paraId="1BF9F44C" w14:textId="77777777" w:rsidR="00383FA8" w:rsidRDefault="00383FA8">
      <w:pPr>
        <w:pBdr>
          <w:top w:val="none" w:sz="0" w:space="1" w:color="auto"/>
          <w:left w:val="none" w:sz="0" w:space="4" w:color="auto"/>
          <w:bottom w:val="none" w:sz="0" w:space="1" w:color="auto"/>
          <w:right w:val="none" w:sz="0" w:space="4" w:color="auto"/>
        </w:pBdr>
        <w:spacing w:after="0" w:line="360" w:lineRule="auto"/>
        <w:rPr>
          <w:rFonts w:ascii="Times New Roman" w:eastAsia="Times New Roman" w:hAnsi="Times New Roman" w:cs="Times New Roman"/>
          <w:sz w:val="24"/>
          <w:szCs w:val="24"/>
        </w:rPr>
      </w:pPr>
    </w:p>
    <w:p w14:paraId="5F1DBD7B" w14:textId="77777777" w:rsidR="00383FA8" w:rsidRDefault="00383FA8">
      <w:pPr>
        <w:pBdr>
          <w:top w:val="none" w:sz="0" w:space="1" w:color="auto"/>
          <w:left w:val="none" w:sz="0" w:space="4" w:color="auto"/>
          <w:bottom w:val="none" w:sz="0" w:space="1" w:color="auto"/>
          <w:right w:val="none" w:sz="0" w:space="4" w:color="auto"/>
        </w:pBdr>
        <w:spacing w:after="0" w:line="360" w:lineRule="auto"/>
        <w:rPr>
          <w:rFonts w:ascii="Times New Roman" w:eastAsia="Times New Roman" w:hAnsi="Times New Roman" w:cs="Times New Roman"/>
          <w:sz w:val="24"/>
          <w:szCs w:val="24"/>
        </w:rPr>
      </w:pPr>
    </w:p>
    <w:p w14:paraId="12FB0887" w14:textId="77777777" w:rsidR="00383FA8" w:rsidRDefault="00B52B9B">
      <w:pPr>
        <w:pStyle w:val="Heading2"/>
        <w:spacing w:before="300" w:after="150"/>
        <w:rPr>
          <w:rFonts w:ascii="Times New Roman" w:hAnsi="Times New Roman" w:cs="Times New Roman"/>
          <w:sz w:val="31"/>
          <w:szCs w:val="31"/>
        </w:rPr>
      </w:pPr>
      <w:bookmarkStart w:id="64" w:name="_Toc211517552"/>
      <w:r>
        <w:rPr>
          <w:rStyle w:val="markdown-bold-text"/>
          <w:rFonts w:ascii="Times New Roman" w:hAnsi="Times New Roman" w:cs="Times New Roman"/>
          <w:sz w:val="31"/>
          <w:szCs w:val="31"/>
        </w:rPr>
        <w:lastRenderedPageBreak/>
        <w:t>1.5 PURPOSE OF THE STUDY</w:t>
      </w:r>
      <w:bookmarkEnd w:id="64"/>
    </w:p>
    <w:p w14:paraId="4382EBA6"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eastAsia="Times New Roman" w:hAnsi="Times New Roman" w:cs="Times New Roman"/>
          <w:b/>
          <w:bCs/>
          <w:sz w:val="24"/>
          <w:szCs w:val="24"/>
        </w:rPr>
      </w:pPr>
      <w:r>
        <w:rPr>
          <w:rFonts w:ascii="Times New Roman" w:hAnsi="Times New Roman" w:cs="Times New Roman"/>
          <w:sz w:val="24"/>
          <w:szCs w:val="24"/>
        </w:rPr>
        <w:t>The primary purpose of this study is to design, develop, and implement </w:t>
      </w:r>
      <w:r>
        <w:rPr>
          <w:rStyle w:val="markdown-bold-text"/>
          <w:b/>
          <w:bCs/>
        </w:rPr>
        <w:t>Internship Connect Rwanda</w:t>
      </w:r>
      <w:r>
        <w:rPr>
          <w:rFonts w:ascii="Times New Roman" w:hAnsi="Times New Roman" w:cs="Times New Roman"/>
          <w:sz w:val="24"/>
          <w:szCs w:val="24"/>
        </w:rPr>
        <w:t>, a comprehensive web-based platform that revolutionizes internship management by creating a centralized ecosystem connecting students, educational institutions, companies, and administrators. The study aims to develop an intelligent platform featuring AI-powered matching algorithms that connect students with relevant internship opportunities based on their skills, academic background, and career preferences, while providing real-time communication channels for seamless stakeholder interaction. This research project seeks to implement advanced analytics and reporting capabilities that provide actionable insights for all stakeholders, enabling data-driven decision-making and continuous improvement of internship programs across Rwanda's educational landscape. The platform will establish robust security mechanisms, fraud detection systems, and quality verification processes to ensure platform integrity, protect user data, and maintain high standards for internship opportunities while supporting academic compliance and oversight. The study focuses on creating a scalable, mobile-responsive architecture using modern technologies (React.js, Node.js, MongoDB, Socket.IO) that can accommodate growing user bases and varying connectivity conditions across Rwanda's diverse geographic landscape. This research aims to streamline application and selection processes through standardized workflows, automated processing, and intelligent candidate ranking systems that reduce administrative burden and accelerate hiring decisions for companies and organizations. The project seeks to facilitate bulk data management capabilities for educational institutions, enabling efficient processing of large student populations while providing comprehensive tools for monitoring progress and ensuring compliance with academic requirements. The ultimate goal is to deliver a production-ready platform that significantly improves internship accessibility, enhances career development opportunities for Rwandan students, and establishes a scalable foundation that can serve as a model for similar initiatives across Africa, contributing to Rwanda's Vision 2050 human capital development goals.</w:t>
      </w:r>
      <w:r>
        <w:rPr>
          <w:rFonts w:ascii="Times New Roman" w:eastAsia="Times New Roman" w:hAnsi="Times New Roman" w:cs="Times New Roman"/>
          <w:b/>
          <w:bCs/>
          <w:sz w:val="24"/>
          <w:szCs w:val="24"/>
        </w:rPr>
        <w:t xml:space="preserve"> </w:t>
      </w:r>
    </w:p>
    <w:p w14:paraId="10971986" w14:textId="77777777" w:rsidR="00383FA8" w:rsidRDefault="00383FA8">
      <w:pPr>
        <w:pBdr>
          <w:top w:val="none" w:sz="0" w:space="1" w:color="auto"/>
          <w:left w:val="none" w:sz="0" w:space="4"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0FBAD178" w14:textId="77777777" w:rsidR="00383FA8" w:rsidRDefault="00383FA8">
      <w:pPr>
        <w:pBdr>
          <w:top w:val="none" w:sz="0" w:space="1" w:color="auto"/>
          <w:left w:val="none" w:sz="0" w:space="4"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0D02AD62" w14:textId="77777777" w:rsidR="00383FA8" w:rsidRDefault="00B52B9B">
      <w:pPr>
        <w:pStyle w:val="Heading2"/>
        <w:spacing w:before="300" w:after="150"/>
        <w:rPr>
          <w:rFonts w:ascii="Times New Roman" w:hAnsi="Times New Roman" w:cs="Times New Roman"/>
          <w:sz w:val="31"/>
          <w:szCs w:val="31"/>
        </w:rPr>
      </w:pPr>
      <w:bookmarkStart w:id="65" w:name="_Toc211517553"/>
      <w:r>
        <w:rPr>
          <w:rStyle w:val="markdown-bold-text"/>
          <w:rFonts w:ascii="Times New Roman" w:hAnsi="Times New Roman" w:cs="Times New Roman"/>
          <w:sz w:val="31"/>
          <w:szCs w:val="31"/>
        </w:rPr>
        <w:lastRenderedPageBreak/>
        <w:t>1.6 PROJECT OBJECTIVES</w:t>
      </w:r>
      <w:bookmarkEnd w:id="65"/>
    </w:p>
    <w:p w14:paraId="3AC23256" w14:textId="77777777" w:rsidR="00AD61BA" w:rsidRDefault="00B52B9B" w:rsidP="00AD61BA">
      <w:pPr>
        <w:pStyle w:val="Heading3"/>
        <w:rPr>
          <w:rStyle w:val="markdown-bold-text"/>
          <w:rFonts w:ascii="Times New Roman" w:hAnsi="Times New Roman" w:cs="Times New Roman"/>
          <w:color w:val="4472C4" w:themeColor="accent1"/>
        </w:rPr>
      </w:pPr>
      <w:bookmarkStart w:id="66" w:name="_Toc211517554"/>
      <w:r>
        <w:rPr>
          <w:rStyle w:val="markdown-bold-text"/>
          <w:rFonts w:ascii="Times New Roman" w:hAnsi="Times New Roman" w:cs="Times New Roman"/>
          <w:color w:val="4472C4" w:themeColor="accent1"/>
        </w:rPr>
        <w:t>1.6.1 General Objective</w:t>
      </w:r>
      <w:bookmarkEnd w:id="66"/>
    </w:p>
    <w:p w14:paraId="4711EDC0" w14:textId="77777777" w:rsidR="00AD61BA" w:rsidRPr="00AD61BA" w:rsidRDefault="00AD61BA" w:rsidP="00AD61BA"/>
    <w:p w14:paraId="15DAB6CB" w14:textId="77777777" w:rsidR="00383FA8" w:rsidRDefault="00B52B9B">
      <w:pPr>
        <w:spacing w:line="360" w:lineRule="auto"/>
        <w:rPr>
          <w:rFonts w:ascii="Times New Roman" w:hAnsi="Times New Roman" w:cs="Times New Roman"/>
          <w:sz w:val="24"/>
          <w:szCs w:val="24"/>
        </w:rPr>
      </w:pPr>
      <w:r>
        <w:rPr>
          <w:rFonts w:ascii="Times New Roman" w:hAnsi="Times New Roman" w:cs="Times New Roman"/>
          <w:sz w:val="24"/>
          <w:szCs w:val="24"/>
        </w:rPr>
        <w:t>To design, develop, and implement </w:t>
      </w:r>
      <w:r>
        <w:rPr>
          <w:rStyle w:val="markdown-bold-text"/>
          <w:b/>
          <w:bCs/>
        </w:rPr>
        <w:t>Internship Connect Rwanda</w:t>
      </w:r>
      <w:r>
        <w:rPr>
          <w:rFonts w:ascii="Times New Roman" w:hAnsi="Times New Roman" w:cs="Times New Roman"/>
          <w:sz w:val="24"/>
          <w:szCs w:val="24"/>
        </w:rPr>
        <w:t>, a comprehensive, intelligent, and scalable web-based platform that revolutionizes internship management by creating a centralized digital ecosystem that seamlessly integrates students, educational institutions, companies, and system administrators, while providing advanced features including AI-powered matching, real-time communication, comprehensive analytics, and robust security mechanisms to enhance the efficiency, transparency, and effectiveness of internship processes across Rwanda.</w:t>
      </w:r>
    </w:p>
    <w:p w14:paraId="02A34DA3" w14:textId="77777777" w:rsidR="00383FA8" w:rsidRDefault="00B52B9B">
      <w:pPr>
        <w:pStyle w:val="Heading3"/>
        <w:rPr>
          <w:color w:val="4472C4" w:themeColor="accent1"/>
        </w:rPr>
      </w:pPr>
      <w:bookmarkStart w:id="67" w:name="_Toc211517555"/>
      <w:r>
        <w:rPr>
          <w:rStyle w:val="markdown-bold-text"/>
          <w:rFonts w:ascii="Times New Roman" w:hAnsi="Times New Roman" w:cs="Times New Roman"/>
          <w:color w:val="4472C4" w:themeColor="accent1"/>
          <w:sz w:val="28"/>
          <w:szCs w:val="28"/>
        </w:rPr>
        <w:t>1.5.2 Specific Objectives</w:t>
      </w:r>
      <w:bookmarkEnd w:id="67"/>
    </w:p>
    <w:p w14:paraId="4DE6090E" w14:textId="77777777" w:rsidR="00383FA8" w:rsidRDefault="00383FA8">
      <w:pPr>
        <w:spacing w:line="360" w:lineRule="auto"/>
        <w:rPr>
          <w:rStyle w:val="markdown-bold-text"/>
          <w:b/>
          <w:bCs/>
        </w:rPr>
      </w:pPr>
    </w:p>
    <w:p w14:paraId="0CF649B0" w14:textId="77777777" w:rsidR="00383FA8" w:rsidRDefault="00B52B9B" w:rsidP="006708AA">
      <w:pPr>
        <w:spacing w:after="0" w:line="240" w:lineRule="auto"/>
        <w:rPr>
          <w:rFonts w:ascii="Times New Roman" w:eastAsia="Times New Roman" w:hAnsi="Times New Roman" w:cs="Times New Roman"/>
          <w:sz w:val="24"/>
          <w:szCs w:val="24"/>
        </w:rPr>
        <w:pPrChange w:id="68" w:author="Jean Dieudonne" w:date="2025-10-17T09:09:00Z">
          <w:pPr>
            <w:spacing w:after="0" w:line="240" w:lineRule="auto"/>
            <w:jc w:val="left"/>
          </w:pPr>
        </w:pPrChange>
      </w:pPr>
      <w:r>
        <w:rPr>
          <w:rFonts w:ascii="Times New Roman" w:eastAsia="Times New Roman" w:hAnsi="Times New Roman" w:cs="Times New Roman"/>
          <w:b/>
          <w:bCs/>
          <w:sz w:val="24"/>
          <w:szCs w:val="24"/>
        </w:rPr>
        <w:t>Student-Focused Objectives:</w:t>
      </w:r>
    </w:p>
    <w:p w14:paraId="5F75A91F" w14:textId="77777777" w:rsidR="00383FA8" w:rsidRDefault="00B52B9B" w:rsidP="006708AA">
      <w:pPr>
        <w:numPr>
          <w:ilvl w:val="0"/>
          <w:numId w:val="7"/>
        </w:numPr>
        <w:spacing w:before="100" w:beforeAutospacing="1" w:after="100" w:afterAutospacing="1" w:line="240" w:lineRule="auto"/>
        <w:ind w:left="240"/>
        <w:rPr>
          <w:rFonts w:ascii="Times New Roman" w:eastAsia="Times New Roman" w:hAnsi="Times New Roman" w:cs="Times New Roman"/>
          <w:sz w:val="24"/>
          <w:szCs w:val="24"/>
        </w:rPr>
        <w:pPrChange w:id="69" w:author="Jean Dieudonne" w:date="2025-10-17T09:09:00Z">
          <w:pPr>
            <w:numPr>
              <w:numId w:val="7"/>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Create intuitive, mobile-responsive portal enabling comprehensive profiles, AI-powered opportunity discovery, and real-time application tracking with automated notifications.</w:t>
      </w:r>
    </w:p>
    <w:p w14:paraId="3FE5EF57" w14:textId="77777777" w:rsidR="00383FA8" w:rsidRDefault="00B52B9B" w:rsidP="006708AA">
      <w:pPr>
        <w:numPr>
          <w:ilvl w:val="0"/>
          <w:numId w:val="8"/>
        </w:numPr>
        <w:spacing w:before="100" w:beforeAutospacing="1" w:after="100" w:afterAutospacing="1" w:line="240" w:lineRule="auto"/>
        <w:ind w:left="240"/>
        <w:rPr>
          <w:rFonts w:ascii="Times New Roman" w:eastAsia="Times New Roman" w:hAnsi="Times New Roman" w:cs="Times New Roman"/>
          <w:sz w:val="24"/>
          <w:szCs w:val="24"/>
        </w:rPr>
        <w:pPrChange w:id="70" w:author="Jean Dieudonne" w:date="2025-10-17T09:09:00Z">
          <w:pPr>
            <w:numPr>
              <w:numId w:val="8"/>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Implement advanced search and filtering capabilities for location, industry, duration, and skills-based opportunity discovery with detailed company information.</w:t>
      </w:r>
    </w:p>
    <w:p w14:paraId="731BB7B7" w14:textId="77777777" w:rsidR="00383FA8" w:rsidRDefault="00B52B9B" w:rsidP="006708AA">
      <w:pPr>
        <w:numPr>
          <w:ilvl w:val="0"/>
          <w:numId w:val="9"/>
        </w:numPr>
        <w:spacing w:before="100" w:beforeAutospacing="1" w:after="100" w:afterAutospacing="1" w:line="240" w:lineRule="auto"/>
        <w:ind w:left="240"/>
        <w:rPr>
          <w:rFonts w:ascii="Times New Roman" w:eastAsia="Times New Roman" w:hAnsi="Times New Roman" w:cs="Times New Roman"/>
          <w:sz w:val="24"/>
          <w:szCs w:val="24"/>
        </w:rPr>
        <w:pPrChange w:id="71" w:author="Jean Dieudonne" w:date="2025-10-17T09:09:00Z">
          <w:pPr>
            <w:numPr>
              <w:numId w:val="9"/>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Develop comprehensive application management system for standardized submissions, document uploads, and timely feedback throughout the process.</w:t>
      </w:r>
    </w:p>
    <w:p w14:paraId="0963E2E4" w14:textId="77777777" w:rsidR="00383FA8" w:rsidRDefault="00B52B9B" w:rsidP="006708AA">
      <w:pPr>
        <w:spacing w:after="0" w:line="240" w:lineRule="auto"/>
        <w:rPr>
          <w:rFonts w:ascii="Times New Roman" w:eastAsia="Times New Roman" w:hAnsi="Times New Roman" w:cs="Times New Roman"/>
          <w:sz w:val="24"/>
          <w:szCs w:val="24"/>
        </w:rPr>
        <w:pPrChange w:id="72" w:author="Jean Dieudonne" w:date="2025-10-17T09:09:00Z">
          <w:pPr>
            <w:spacing w:after="0" w:line="240" w:lineRule="auto"/>
            <w:jc w:val="left"/>
          </w:pPr>
        </w:pPrChange>
      </w:pPr>
      <w:r>
        <w:rPr>
          <w:rFonts w:ascii="Times New Roman" w:eastAsia="Times New Roman" w:hAnsi="Times New Roman" w:cs="Times New Roman"/>
          <w:b/>
          <w:bCs/>
          <w:sz w:val="24"/>
          <w:szCs w:val="24"/>
        </w:rPr>
        <w:t>Company-Focused Objectives:</w:t>
      </w:r>
    </w:p>
    <w:p w14:paraId="5803FE99" w14:textId="77777777" w:rsidR="00383FA8" w:rsidRDefault="00B52B9B" w:rsidP="006708AA">
      <w:pPr>
        <w:numPr>
          <w:ilvl w:val="0"/>
          <w:numId w:val="10"/>
        </w:numPr>
        <w:spacing w:before="100" w:beforeAutospacing="1" w:after="100" w:afterAutospacing="1" w:line="240" w:lineRule="auto"/>
        <w:ind w:left="240"/>
        <w:rPr>
          <w:rFonts w:ascii="Times New Roman" w:eastAsia="Times New Roman" w:hAnsi="Times New Roman" w:cs="Times New Roman"/>
          <w:sz w:val="24"/>
          <w:szCs w:val="24"/>
        </w:rPr>
        <w:pPrChange w:id="73" w:author="Jean Dieudonne" w:date="2025-10-17T09:09:00Z">
          <w:pPr>
            <w:numPr>
              <w:numId w:val="10"/>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Provide sophisticated platform for posting opportunities, managing applications through intelligent ranking systems, and direct communication with stakeholders.</w:t>
      </w:r>
    </w:p>
    <w:p w14:paraId="2C4B0F25" w14:textId="77777777" w:rsidR="00383FA8" w:rsidRDefault="00B52B9B" w:rsidP="006708AA">
      <w:pPr>
        <w:numPr>
          <w:ilvl w:val="0"/>
          <w:numId w:val="11"/>
        </w:numPr>
        <w:spacing w:before="100" w:beforeAutospacing="1" w:after="100" w:afterAutospacing="1" w:line="240" w:lineRule="auto"/>
        <w:ind w:left="240"/>
        <w:rPr>
          <w:rFonts w:ascii="Times New Roman" w:eastAsia="Times New Roman" w:hAnsi="Times New Roman" w:cs="Times New Roman"/>
          <w:sz w:val="24"/>
          <w:szCs w:val="24"/>
        </w:rPr>
        <w:pPrChange w:id="74" w:author="Jean Dieudonne" w:date="2025-10-17T09:09:00Z">
          <w:pPr>
            <w:numPr>
              <w:numId w:val="11"/>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Implement candidate management tools for efficient application review, screening, interview scheduling, and informed hiring decisions.</w:t>
      </w:r>
    </w:p>
    <w:p w14:paraId="5690D6EE" w14:textId="77777777" w:rsidR="00383FA8" w:rsidRDefault="00B52B9B" w:rsidP="006708AA">
      <w:pPr>
        <w:numPr>
          <w:ilvl w:val="0"/>
          <w:numId w:val="12"/>
        </w:numPr>
        <w:spacing w:before="100" w:beforeAutospacing="1" w:after="100" w:afterAutospacing="1" w:line="240" w:lineRule="auto"/>
        <w:ind w:left="240"/>
        <w:rPr>
          <w:rFonts w:ascii="Times New Roman" w:eastAsia="Times New Roman" w:hAnsi="Times New Roman" w:cs="Times New Roman"/>
          <w:sz w:val="24"/>
          <w:szCs w:val="24"/>
        </w:rPr>
        <w:pPrChange w:id="75" w:author="Jean Dieudonne" w:date="2025-10-17T09:09:00Z">
          <w:pPr>
            <w:numPr>
              <w:numId w:val="12"/>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Create analytics dashboards providing insights into application trends, candidate quality, and hiring success rates for program optimization.</w:t>
      </w:r>
    </w:p>
    <w:p w14:paraId="0D925629" w14:textId="77777777" w:rsidR="00AD61BA" w:rsidRDefault="00AD61BA" w:rsidP="006708AA">
      <w:pPr>
        <w:tabs>
          <w:tab w:val="left" w:pos="720"/>
        </w:tabs>
        <w:spacing w:before="100" w:beforeAutospacing="1" w:after="100" w:afterAutospacing="1" w:line="240" w:lineRule="auto"/>
        <w:rPr>
          <w:rFonts w:ascii="Times New Roman" w:eastAsia="Times New Roman" w:hAnsi="Times New Roman" w:cs="Times New Roman"/>
          <w:sz w:val="24"/>
          <w:szCs w:val="24"/>
        </w:rPr>
        <w:pPrChange w:id="76" w:author="Jean Dieudonne" w:date="2025-10-17T09:09:00Z">
          <w:pPr>
            <w:tabs>
              <w:tab w:val="left" w:pos="720"/>
            </w:tabs>
            <w:spacing w:before="100" w:beforeAutospacing="1" w:after="100" w:afterAutospacing="1" w:line="240" w:lineRule="auto"/>
            <w:jc w:val="left"/>
          </w:pPr>
        </w:pPrChange>
      </w:pPr>
    </w:p>
    <w:p w14:paraId="42001360" w14:textId="77777777" w:rsidR="00AD61BA" w:rsidRDefault="00AD61BA" w:rsidP="006708AA">
      <w:pPr>
        <w:tabs>
          <w:tab w:val="left" w:pos="720"/>
        </w:tabs>
        <w:spacing w:before="100" w:beforeAutospacing="1" w:after="100" w:afterAutospacing="1" w:line="240" w:lineRule="auto"/>
        <w:rPr>
          <w:rFonts w:ascii="Times New Roman" w:eastAsia="Times New Roman" w:hAnsi="Times New Roman" w:cs="Times New Roman"/>
          <w:sz w:val="24"/>
          <w:szCs w:val="24"/>
        </w:rPr>
        <w:pPrChange w:id="77" w:author="Jean Dieudonne" w:date="2025-10-17T09:09:00Z">
          <w:pPr>
            <w:tabs>
              <w:tab w:val="left" w:pos="720"/>
            </w:tabs>
            <w:spacing w:before="100" w:beforeAutospacing="1" w:after="100" w:afterAutospacing="1" w:line="240" w:lineRule="auto"/>
            <w:jc w:val="left"/>
          </w:pPr>
        </w:pPrChange>
      </w:pPr>
    </w:p>
    <w:p w14:paraId="17F4115C" w14:textId="77777777" w:rsidR="00AD61BA" w:rsidRDefault="00AD61BA" w:rsidP="006708AA">
      <w:pPr>
        <w:tabs>
          <w:tab w:val="left" w:pos="720"/>
        </w:tabs>
        <w:spacing w:before="100" w:beforeAutospacing="1" w:after="100" w:afterAutospacing="1" w:line="240" w:lineRule="auto"/>
        <w:rPr>
          <w:rFonts w:ascii="Times New Roman" w:eastAsia="Times New Roman" w:hAnsi="Times New Roman" w:cs="Times New Roman"/>
          <w:sz w:val="24"/>
          <w:szCs w:val="24"/>
        </w:rPr>
        <w:pPrChange w:id="78" w:author="Jean Dieudonne" w:date="2025-10-17T09:09:00Z">
          <w:pPr>
            <w:tabs>
              <w:tab w:val="left" w:pos="720"/>
            </w:tabs>
            <w:spacing w:before="100" w:beforeAutospacing="1" w:after="100" w:afterAutospacing="1" w:line="240" w:lineRule="auto"/>
            <w:jc w:val="left"/>
          </w:pPr>
        </w:pPrChange>
      </w:pPr>
    </w:p>
    <w:p w14:paraId="094AB4D7" w14:textId="77777777" w:rsidR="00AD61BA" w:rsidRDefault="00AD61BA" w:rsidP="006708AA">
      <w:pPr>
        <w:tabs>
          <w:tab w:val="left" w:pos="720"/>
        </w:tabs>
        <w:spacing w:before="100" w:beforeAutospacing="1" w:after="100" w:afterAutospacing="1" w:line="240" w:lineRule="auto"/>
        <w:rPr>
          <w:rFonts w:ascii="Times New Roman" w:eastAsia="Times New Roman" w:hAnsi="Times New Roman" w:cs="Times New Roman"/>
          <w:sz w:val="24"/>
          <w:szCs w:val="24"/>
        </w:rPr>
        <w:pPrChange w:id="79" w:author="Jean Dieudonne" w:date="2025-10-17T09:09:00Z">
          <w:pPr>
            <w:tabs>
              <w:tab w:val="left" w:pos="720"/>
            </w:tabs>
            <w:spacing w:before="100" w:beforeAutospacing="1" w:after="100" w:afterAutospacing="1" w:line="240" w:lineRule="auto"/>
            <w:jc w:val="left"/>
          </w:pPr>
        </w:pPrChange>
      </w:pPr>
    </w:p>
    <w:p w14:paraId="12085B59" w14:textId="77777777" w:rsidR="00383FA8" w:rsidRDefault="00B52B9B" w:rsidP="006708AA">
      <w:pPr>
        <w:spacing w:after="0" w:line="240" w:lineRule="auto"/>
        <w:rPr>
          <w:rFonts w:ascii="Times New Roman" w:eastAsia="Times New Roman" w:hAnsi="Times New Roman" w:cs="Times New Roman"/>
          <w:sz w:val="24"/>
          <w:szCs w:val="24"/>
        </w:rPr>
        <w:pPrChange w:id="80" w:author="Jean Dieudonne" w:date="2025-10-17T09:09:00Z">
          <w:pPr>
            <w:spacing w:after="0" w:line="240" w:lineRule="auto"/>
            <w:jc w:val="left"/>
          </w:pPr>
        </w:pPrChange>
      </w:pPr>
      <w:r>
        <w:rPr>
          <w:rFonts w:ascii="Times New Roman" w:eastAsia="Times New Roman" w:hAnsi="Times New Roman" w:cs="Times New Roman"/>
          <w:b/>
          <w:bCs/>
          <w:sz w:val="24"/>
          <w:szCs w:val="24"/>
        </w:rPr>
        <w:lastRenderedPageBreak/>
        <w:t>Educational Institution Objectives:</w:t>
      </w:r>
    </w:p>
    <w:p w14:paraId="65A5247F" w14:textId="77777777" w:rsidR="00383FA8" w:rsidRDefault="00B52B9B" w:rsidP="006708AA">
      <w:pPr>
        <w:numPr>
          <w:ilvl w:val="0"/>
          <w:numId w:val="13"/>
        </w:numPr>
        <w:spacing w:before="100" w:beforeAutospacing="1" w:after="100" w:afterAutospacing="1" w:line="240" w:lineRule="auto"/>
        <w:ind w:left="240"/>
        <w:rPr>
          <w:rFonts w:ascii="Times New Roman" w:eastAsia="Times New Roman" w:hAnsi="Times New Roman" w:cs="Times New Roman"/>
          <w:sz w:val="24"/>
          <w:szCs w:val="24"/>
        </w:rPr>
        <w:pPrChange w:id="81" w:author="Jean Dieudonne" w:date="2025-10-17T09:09:00Z">
          <w:pPr>
            <w:numPr>
              <w:numId w:val="13"/>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Develop tools for bulk student registration, application endorsement, progress monitoring, and academic compliance assurance.</w:t>
      </w:r>
    </w:p>
    <w:p w14:paraId="0B75FAB3" w14:textId="77777777" w:rsidR="00383FA8" w:rsidRDefault="00B52B9B" w:rsidP="006708AA">
      <w:pPr>
        <w:numPr>
          <w:ilvl w:val="0"/>
          <w:numId w:val="14"/>
        </w:numPr>
        <w:spacing w:before="100" w:beforeAutospacing="1" w:after="100" w:afterAutospacing="1" w:line="240" w:lineRule="auto"/>
        <w:ind w:left="240"/>
        <w:rPr>
          <w:rFonts w:ascii="Times New Roman" w:eastAsia="Times New Roman" w:hAnsi="Times New Roman" w:cs="Times New Roman"/>
          <w:sz w:val="24"/>
          <w:szCs w:val="24"/>
        </w:rPr>
        <w:pPrChange w:id="82" w:author="Jean Dieudonne" w:date="2025-10-17T09:09:00Z">
          <w:pPr>
            <w:numPr>
              <w:numId w:val="14"/>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Implement real-time monitoring and approval systems for tracking status, validating placement quality, and maintaining outcome records.</w:t>
      </w:r>
    </w:p>
    <w:p w14:paraId="481F6158" w14:textId="77777777" w:rsidR="00383FA8" w:rsidRDefault="00B52B9B" w:rsidP="006708AA">
      <w:pPr>
        <w:numPr>
          <w:ilvl w:val="0"/>
          <w:numId w:val="15"/>
        </w:numPr>
        <w:spacing w:before="100" w:beforeAutospacing="1" w:after="100" w:afterAutospacing="1" w:line="240" w:lineRule="auto"/>
        <w:ind w:left="240"/>
        <w:rPr>
          <w:rFonts w:ascii="Times New Roman" w:eastAsia="Times New Roman" w:hAnsi="Times New Roman" w:cs="Times New Roman"/>
          <w:sz w:val="24"/>
          <w:szCs w:val="24"/>
        </w:rPr>
        <w:pPrChange w:id="83" w:author="Jean Dieudonne" w:date="2025-10-17T09:09:00Z">
          <w:pPr>
            <w:numPr>
              <w:numId w:val="15"/>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Provide analytics and reporting capabilities generating insights into placement rates, success metrics, and program effectiveness.</w:t>
      </w:r>
    </w:p>
    <w:p w14:paraId="76E64F46" w14:textId="77777777" w:rsidR="00383FA8" w:rsidRDefault="00B52B9B" w:rsidP="006708AA">
      <w:pPr>
        <w:spacing w:after="0" w:line="240" w:lineRule="auto"/>
        <w:rPr>
          <w:rFonts w:ascii="Times New Roman" w:eastAsia="Times New Roman" w:hAnsi="Times New Roman" w:cs="Times New Roman"/>
          <w:sz w:val="24"/>
          <w:szCs w:val="24"/>
        </w:rPr>
        <w:pPrChange w:id="84" w:author="Jean Dieudonne" w:date="2025-10-17T09:09:00Z">
          <w:pPr>
            <w:spacing w:after="0" w:line="240" w:lineRule="auto"/>
            <w:jc w:val="left"/>
          </w:pPr>
        </w:pPrChange>
      </w:pPr>
      <w:r>
        <w:rPr>
          <w:rFonts w:ascii="Times New Roman" w:eastAsia="Times New Roman" w:hAnsi="Times New Roman" w:cs="Times New Roman"/>
          <w:b/>
          <w:bCs/>
          <w:sz w:val="24"/>
          <w:szCs w:val="24"/>
        </w:rPr>
        <w:t>Administrative and System Objectives:</w:t>
      </w:r>
    </w:p>
    <w:p w14:paraId="7C7C1641" w14:textId="77777777" w:rsidR="00383FA8" w:rsidRDefault="00B52B9B" w:rsidP="006708AA">
      <w:pPr>
        <w:numPr>
          <w:ilvl w:val="0"/>
          <w:numId w:val="16"/>
        </w:numPr>
        <w:spacing w:before="100" w:beforeAutospacing="1" w:after="100" w:afterAutospacing="1" w:line="240" w:lineRule="auto"/>
        <w:ind w:left="240"/>
        <w:rPr>
          <w:rFonts w:ascii="Times New Roman" w:eastAsia="Times New Roman" w:hAnsi="Times New Roman" w:cs="Times New Roman"/>
          <w:sz w:val="24"/>
          <w:szCs w:val="24"/>
        </w:rPr>
        <w:pPrChange w:id="85" w:author="Jean Dieudonne" w:date="2025-10-17T09:09:00Z">
          <w:pPr>
            <w:numPr>
              <w:numId w:val="16"/>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Create comprehensive admin dashboard for user management, verification, content moderation, and system security maintenance.</w:t>
      </w:r>
    </w:p>
    <w:p w14:paraId="3F6EB61F" w14:textId="77777777" w:rsidR="00383FA8" w:rsidRDefault="00B52B9B" w:rsidP="006708AA">
      <w:pPr>
        <w:numPr>
          <w:ilvl w:val="0"/>
          <w:numId w:val="17"/>
        </w:numPr>
        <w:spacing w:before="100" w:beforeAutospacing="1" w:after="100" w:afterAutospacing="1" w:line="240" w:lineRule="auto"/>
        <w:ind w:left="240"/>
        <w:rPr>
          <w:rFonts w:ascii="Times New Roman" w:eastAsia="Times New Roman" w:hAnsi="Times New Roman" w:cs="Times New Roman"/>
          <w:sz w:val="24"/>
          <w:szCs w:val="24"/>
        </w:rPr>
        <w:pPrChange w:id="86" w:author="Jean Dieudonne" w:date="2025-10-17T09:09:00Z">
          <w:pPr>
            <w:numPr>
              <w:numId w:val="17"/>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Implement robust security mechanisms including role-based access control, data encryption, fraud detection, and automated verification.</w:t>
      </w:r>
    </w:p>
    <w:p w14:paraId="154D9C81" w14:textId="77777777" w:rsidR="00383FA8" w:rsidRDefault="00B52B9B" w:rsidP="006708AA">
      <w:pPr>
        <w:numPr>
          <w:ilvl w:val="0"/>
          <w:numId w:val="18"/>
        </w:numPr>
        <w:spacing w:before="100" w:beforeAutospacing="1" w:after="100" w:afterAutospacing="1" w:line="240" w:lineRule="auto"/>
        <w:ind w:left="240"/>
        <w:rPr>
          <w:rFonts w:ascii="Times New Roman" w:eastAsia="Times New Roman" w:hAnsi="Times New Roman" w:cs="Times New Roman"/>
          <w:sz w:val="24"/>
          <w:szCs w:val="24"/>
        </w:rPr>
        <w:pPrChange w:id="87" w:author="Jean Dieudonne" w:date="2025-10-17T09:09:00Z">
          <w:pPr>
            <w:numPr>
              <w:numId w:val="18"/>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Develop real-time notification infrastructure using WebSocket technology for instant updates and seamless stakeholder communication.</w:t>
      </w:r>
    </w:p>
    <w:p w14:paraId="5D79C126" w14:textId="77777777" w:rsidR="00383FA8" w:rsidRDefault="00B52B9B" w:rsidP="006708AA">
      <w:pPr>
        <w:spacing w:after="0" w:line="240" w:lineRule="auto"/>
        <w:rPr>
          <w:rFonts w:ascii="Times New Roman" w:eastAsia="Times New Roman" w:hAnsi="Times New Roman" w:cs="Times New Roman"/>
          <w:sz w:val="24"/>
          <w:szCs w:val="24"/>
        </w:rPr>
        <w:pPrChange w:id="88" w:author="Jean Dieudonne" w:date="2025-10-17T09:09:00Z">
          <w:pPr>
            <w:spacing w:after="0" w:line="240" w:lineRule="auto"/>
            <w:jc w:val="left"/>
          </w:pPr>
        </w:pPrChange>
      </w:pPr>
      <w:r>
        <w:rPr>
          <w:rFonts w:ascii="Times New Roman" w:eastAsia="Times New Roman" w:hAnsi="Times New Roman" w:cs="Times New Roman"/>
          <w:b/>
          <w:bCs/>
          <w:sz w:val="24"/>
          <w:szCs w:val="24"/>
        </w:rPr>
        <w:t>Technical and Performance Objectives:</w:t>
      </w:r>
    </w:p>
    <w:p w14:paraId="22F3C92A" w14:textId="77777777" w:rsidR="00383FA8" w:rsidRDefault="00B52B9B" w:rsidP="006708AA">
      <w:pPr>
        <w:numPr>
          <w:ilvl w:val="0"/>
          <w:numId w:val="19"/>
        </w:numPr>
        <w:spacing w:before="100" w:beforeAutospacing="1" w:after="100" w:afterAutospacing="1" w:line="240" w:lineRule="auto"/>
        <w:ind w:left="240"/>
        <w:rPr>
          <w:rFonts w:ascii="Times New Roman" w:eastAsia="Times New Roman" w:hAnsi="Times New Roman" w:cs="Times New Roman"/>
          <w:sz w:val="24"/>
          <w:szCs w:val="24"/>
        </w:rPr>
        <w:pPrChange w:id="89" w:author="Jean Dieudonne" w:date="2025-10-17T09:09:00Z">
          <w:pPr>
            <w:numPr>
              <w:numId w:val="19"/>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Design scalable, high-performance architecture using modern technologies (React.js, Node.js, MongoDB, Socket.IO) for growing user bases and high traffic.</w:t>
      </w:r>
    </w:p>
    <w:p w14:paraId="7D791B7B" w14:textId="77777777" w:rsidR="00383FA8" w:rsidRDefault="00B52B9B" w:rsidP="006708AA">
      <w:pPr>
        <w:numPr>
          <w:ilvl w:val="0"/>
          <w:numId w:val="20"/>
        </w:numPr>
        <w:spacing w:before="100" w:beforeAutospacing="1" w:after="100" w:afterAutospacing="1" w:line="240" w:lineRule="auto"/>
        <w:ind w:left="240"/>
        <w:rPr>
          <w:rFonts w:ascii="Times New Roman" w:eastAsia="Times New Roman" w:hAnsi="Times New Roman" w:cs="Times New Roman"/>
          <w:sz w:val="24"/>
          <w:szCs w:val="24"/>
        </w:rPr>
        <w:pPrChange w:id="90" w:author="Jean Dieudonne" w:date="2025-10-17T09:09:00Z">
          <w:pPr>
            <w:numPr>
              <w:numId w:val="20"/>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Ensure mobile responsiveness and cross-platform compatibility optimized for low-connectivity environments in Rwanda.</w:t>
      </w:r>
    </w:p>
    <w:p w14:paraId="2A204BF9" w14:textId="77777777" w:rsidR="00383FA8" w:rsidRDefault="00B52B9B" w:rsidP="006708AA">
      <w:pPr>
        <w:numPr>
          <w:ilvl w:val="0"/>
          <w:numId w:val="21"/>
        </w:numPr>
        <w:spacing w:before="100" w:beforeAutospacing="1" w:after="100" w:afterAutospacing="1" w:line="240" w:lineRule="auto"/>
        <w:ind w:left="240"/>
        <w:rPr>
          <w:rFonts w:ascii="Times New Roman" w:eastAsia="Times New Roman" w:hAnsi="Times New Roman" w:cs="Times New Roman"/>
          <w:sz w:val="24"/>
          <w:szCs w:val="24"/>
        </w:rPr>
        <w:pPrChange w:id="91" w:author="Jean Dieudonne" w:date="2025-10-17T09:09:00Z">
          <w:pPr>
            <w:numPr>
              <w:numId w:val="21"/>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Implement comprehensive data management including bulk processing, automated backups, validation, and export functionality.</w:t>
      </w:r>
    </w:p>
    <w:p w14:paraId="340F66E6" w14:textId="77777777" w:rsidR="00383FA8" w:rsidRDefault="00B52B9B" w:rsidP="006708AA">
      <w:pPr>
        <w:spacing w:after="0" w:line="240" w:lineRule="auto"/>
        <w:rPr>
          <w:rFonts w:ascii="Times New Roman" w:eastAsia="Times New Roman" w:hAnsi="Times New Roman" w:cs="Times New Roman"/>
          <w:sz w:val="24"/>
          <w:szCs w:val="24"/>
        </w:rPr>
        <w:pPrChange w:id="92" w:author="Jean Dieudonne" w:date="2025-10-17T09:09:00Z">
          <w:pPr>
            <w:spacing w:after="0" w:line="240" w:lineRule="auto"/>
            <w:jc w:val="left"/>
          </w:pPr>
        </w:pPrChange>
      </w:pPr>
      <w:r>
        <w:rPr>
          <w:rFonts w:ascii="Times New Roman" w:eastAsia="Times New Roman" w:hAnsi="Times New Roman" w:cs="Times New Roman"/>
          <w:b/>
          <w:bCs/>
          <w:sz w:val="24"/>
          <w:szCs w:val="24"/>
        </w:rPr>
        <w:t>Quality Assurance and Compliance Objectives:</w:t>
      </w:r>
    </w:p>
    <w:p w14:paraId="4DEB5E6B" w14:textId="77777777" w:rsidR="00383FA8" w:rsidRDefault="00B52B9B" w:rsidP="006708AA">
      <w:pPr>
        <w:numPr>
          <w:ilvl w:val="0"/>
          <w:numId w:val="22"/>
        </w:numPr>
        <w:spacing w:before="100" w:beforeAutospacing="1" w:after="100" w:afterAutospacing="1" w:line="240" w:lineRule="auto"/>
        <w:ind w:left="240"/>
        <w:rPr>
          <w:rFonts w:ascii="Times New Roman" w:eastAsia="Times New Roman" w:hAnsi="Times New Roman" w:cs="Times New Roman"/>
          <w:sz w:val="24"/>
          <w:szCs w:val="24"/>
        </w:rPr>
        <w:pPrChange w:id="93" w:author="Jean Dieudonne" w:date="2025-10-17T09:09:00Z">
          <w:pPr>
            <w:numPr>
              <w:numId w:val="22"/>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Establish verification processes validating opportunities, verifying credentials, and ensuring academic standards compliance.</w:t>
      </w:r>
    </w:p>
    <w:p w14:paraId="5992190B" w14:textId="77777777" w:rsidR="00383FA8" w:rsidRDefault="00B52B9B" w:rsidP="006708AA">
      <w:pPr>
        <w:numPr>
          <w:ilvl w:val="0"/>
          <w:numId w:val="23"/>
        </w:numPr>
        <w:spacing w:before="100" w:beforeAutospacing="1" w:after="100" w:afterAutospacing="1" w:line="240" w:lineRule="auto"/>
        <w:ind w:left="240"/>
        <w:rPr>
          <w:rFonts w:ascii="Times New Roman" w:eastAsia="Times New Roman" w:hAnsi="Times New Roman" w:cs="Times New Roman"/>
          <w:sz w:val="24"/>
          <w:szCs w:val="24"/>
        </w:rPr>
        <w:pPrChange w:id="94" w:author="Jean Dieudonne" w:date="2025-10-17T09:09:00Z">
          <w:pPr>
            <w:numPr>
              <w:numId w:val="23"/>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Implement audit logging and monitoring systems tracking platform activities and maintaining compliance records.</w:t>
      </w:r>
    </w:p>
    <w:p w14:paraId="54D7A398" w14:textId="77777777" w:rsidR="00383FA8" w:rsidRPr="00AD61BA" w:rsidRDefault="00B52B9B" w:rsidP="006708AA">
      <w:pPr>
        <w:numPr>
          <w:ilvl w:val="0"/>
          <w:numId w:val="24"/>
        </w:numPr>
        <w:spacing w:before="100" w:beforeAutospacing="1" w:after="100" w:afterAutospacing="1" w:line="240" w:lineRule="auto"/>
        <w:ind w:left="240"/>
        <w:rPr>
          <w:rFonts w:ascii="Times New Roman" w:eastAsia="Times New Roman" w:hAnsi="Times New Roman" w:cs="Times New Roman"/>
          <w:sz w:val="24"/>
          <w:szCs w:val="24"/>
        </w:rPr>
        <w:pPrChange w:id="95" w:author="Jean Dieudonne" w:date="2025-10-17T09:09:00Z">
          <w:pPr>
            <w:numPr>
              <w:numId w:val="24"/>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Create feedback and rating systems enabling continuous improvement through systematic stakeholder feedback analysis.</w:t>
      </w:r>
    </w:p>
    <w:p w14:paraId="6FABEDEF" w14:textId="77777777" w:rsidR="00383FA8" w:rsidRDefault="00383FA8">
      <w:pPr>
        <w:pBdr>
          <w:top w:val="none" w:sz="0" w:space="1" w:color="auto"/>
          <w:left w:val="none" w:sz="0" w:space="4"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31D3E35C" w14:textId="77777777" w:rsidR="00383FA8" w:rsidRDefault="00B52B9B">
      <w:pPr>
        <w:pStyle w:val="Heading2"/>
        <w:spacing w:before="300" w:after="150"/>
        <w:rPr>
          <w:rStyle w:val="markdown-bold-text"/>
          <w:rFonts w:ascii="Times New Roman" w:hAnsi="Times New Roman" w:cs="Times New Roman"/>
          <w:sz w:val="31"/>
          <w:szCs w:val="31"/>
        </w:rPr>
      </w:pPr>
      <w:bookmarkStart w:id="96" w:name="_Toc211517556"/>
      <w:r>
        <w:rPr>
          <w:rStyle w:val="markdown-bold-text"/>
          <w:rFonts w:ascii="Times New Roman" w:hAnsi="Times New Roman" w:cs="Times New Roman"/>
          <w:sz w:val="31"/>
          <w:szCs w:val="31"/>
        </w:rPr>
        <w:lastRenderedPageBreak/>
        <w:t>1.7 RESEARCH QUESTIONS</w:t>
      </w:r>
      <w:bookmarkEnd w:id="96"/>
    </w:p>
    <w:p w14:paraId="28C60BE0" w14:textId="77777777" w:rsidR="00383FA8" w:rsidRDefault="00383FA8">
      <w:pPr>
        <w:rPr>
          <w:rStyle w:val="markdown-bold-text"/>
          <w:rFonts w:ascii="Times New Roman" w:hAnsi="Times New Roman" w:cs="Times New Roman"/>
          <w:sz w:val="24"/>
          <w:szCs w:val="24"/>
        </w:rPr>
      </w:pPr>
    </w:p>
    <w:p w14:paraId="50C266D7" w14:textId="77777777" w:rsidR="00383FA8" w:rsidRDefault="00B52B9B">
      <w:pPr>
        <w:rPr>
          <w:rStyle w:val="markdown-bold-text"/>
          <w:rFonts w:ascii="Times New Roman" w:hAnsi="Times New Roman" w:cs="Times New Roman"/>
          <w:color w:val="7030A0"/>
          <w:sz w:val="24"/>
          <w:szCs w:val="24"/>
        </w:rPr>
      </w:pPr>
      <w:r>
        <w:rPr>
          <w:rStyle w:val="markdown-bold-text"/>
          <w:rFonts w:ascii="Times New Roman" w:hAnsi="Times New Roman" w:cs="Times New Roman"/>
          <w:color w:val="7030A0"/>
          <w:sz w:val="24"/>
          <w:szCs w:val="24"/>
        </w:rPr>
        <w:t>Primary Research Questions:</w:t>
      </w:r>
    </w:p>
    <w:p w14:paraId="4CF03779"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rPr>
      </w:pPr>
      <w:r>
        <w:rPr>
          <w:rStyle w:val="markdown-bold-text"/>
          <w:rFonts w:ascii="Times New Roman" w:hAnsi="Times New Roman" w:cs="Times New Roman"/>
          <w:b/>
          <w:bCs/>
          <w:sz w:val="24"/>
        </w:rPr>
        <w:t>A.</w:t>
      </w:r>
      <w:r>
        <w:rPr>
          <w:rFonts w:ascii="Times New Roman" w:hAnsi="Times New Roman" w:cs="Times New Roman"/>
          <w:sz w:val="24"/>
        </w:rPr>
        <w:t> What challenges exist in Rwanda's internship ecosystem that hinder career development and stakeholder coordination?</w:t>
      </w:r>
    </w:p>
    <w:p w14:paraId="368CEFFA"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rPr>
      </w:pPr>
      <w:r>
        <w:rPr>
          <w:rStyle w:val="markdown-bold-text"/>
          <w:rFonts w:ascii="Times New Roman" w:hAnsi="Times New Roman" w:cs="Times New Roman"/>
          <w:b/>
          <w:bCs/>
          <w:sz w:val="24"/>
        </w:rPr>
        <w:t>B.</w:t>
      </w:r>
      <w:r>
        <w:rPr>
          <w:rFonts w:ascii="Times New Roman" w:hAnsi="Times New Roman" w:cs="Times New Roman"/>
          <w:sz w:val="24"/>
        </w:rPr>
        <w:t> How can an AI-powered centralized platform transform internship discovery, application, and management processes?</w:t>
      </w:r>
    </w:p>
    <w:p w14:paraId="57DF2D8C"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rPr>
      </w:pPr>
      <w:r>
        <w:rPr>
          <w:rStyle w:val="markdown-bold-text"/>
          <w:rFonts w:ascii="Times New Roman" w:hAnsi="Times New Roman" w:cs="Times New Roman"/>
          <w:b/>
          <w:bCs/>
          <w:sz w:val="24"/>
        </w:rPr>
        <w:t>C.</w:t>
      </w:r>
      <w:r>
        <w:rPr>
          <w:rFonts w:ascii="Times New Roman" w:hAnsi="Times New Roman" w:cs="Times New Roman"/>
          <w:sz w:val="24"/>
        </w:rPr>
        <w:t> What features are essential for educational institutions to monitor student progress and ensure academic compliance?</w:t>
      </w:r>
    </w:p>
    <w:p w14:paraId="27E34AFF"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Style w:val="markdown-bold-text"/>
          <w:rFonts w:ascii="Times New Roman" w:hAnsi="Times New Roman" w:cs="Times New Roman"/>
          <w:b/>
          <w:bCs/>
          <w:color w:val="7030A0"/>
          <w:sz w:val="24"/>
        </w:rPr>
      </w:pPr>
      <w:r>
        <w:rPr>
          <w:rStyle w:val="markdown-bold-text"/>
          <w:rFonts w:ascii="Times New Roman" w:hAnsi="Times New Roman" w:cs="Times New Roman"/>
          <w:b/>
          <w:bCs/>
          <w:color w:val="7030A0"/>
          <w:sz w:val="24"/>
        </w:rPr>
        <w:t>Secondary Research Questions:</w:t>
      </w:r>
    </w:p>
    <w:p w14:paraId="55C0EB22"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rPr>
      </w:pPr>
      <w:r>
        <w:rPr>
          <w:rStyle w:val="markdown-bold-text"/>
          <w:rFonts w:ascii="Times New Roman" w:hAnsi="Times New Roman" w:cs="Times New Roman"/>
          <w:b/>
          <w:bCs/>
          <w:sz w:val="24"/>
        </w:rPr>
        <w:t>D.</w:t>
      </w:r>
      <w:r>
        <w:rPr>
          <w:rFonts w:ascii="Times New Roman" w:hAnsi="Times New Roman" w:cs="Times New Roman"/>
          <w:sz w:val="24"/>
        </w:rPr>
        <w:t> How can companies leverage intelligent ranking and streamlined management to optimize recruitment processes?</w:t>
      </w:r>
    </w:p>
    <w:p w14:paraId="650950AA"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rPr>
      </w:pPr>
      <w:r>
        <w:rPr>
          <w:rStyle w:val="markdown-bold-text"/>
          <w:rFonts w:ascii="Times New Roman" w:hAnsi="Times New Roman" w:cs="Times New Roman"/>
          <w:b/>
          <w:bCs/>
          <w:sz w:val="24"/>
        </w:rPr>
        <w:t>E.</w:t>
      </w:r>
      <w:r>
        <w:rPr>
          <w:rFonts w:ascii="Times New Roman" w:hAnsi="Times New Roman" w:cs="Times New Roman"/>
          <w:sz w:val="24"/>
        </w:rPr>
        <w:t> What measurable impact does Internship Connect Rwanda have on efficiency and satisfaction compared to traditional methods?</w:t>
      </w:r>
    </w:p>
    <w:p w14:paraId="31687761"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rPr>
      </w:pPr>
      <w:r>
        <w:rPr>
          <w:rStyle w:val="markdown-bold-text"/>
          <w:rFonts w:ascii="Times New Roman" w:hAnsi="Times New Roman" w:cs="Times New Roman"/>
          <w:b/>
          <w:bCs/>
          <w:sz w:val="24"/>
        </w:rPr>
        <w:t>F.</w:t>
      </w:r>
      <w:r>
        <w:rPr>
          <w:rFonts w:ascii="Times New Roman" w:hAnsi="Times New Roman" w:cs="Times New Roman"/>
          <w:sz w:val="24"/>
        </w:rPr>
        <w:t> What technical and scalability considerations are critical for implementing the platform in Rwanda's context?</w:t>
      </w:r>
    </w:p>
    <w:p w14:paraId="0FB8941D"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Style w:val="markdown-bold-text"/>
          <w:rFonts w:ascii="Times New Roman" w:hAnsi="Times New Roman" w:cs="Times New Roman"/>
          <w:b/>
          <w:bCs/>
          <w:color w:val="7030A0"/>
          <w:sz w:val="24"/>
        </w:rPr>
      </w:pPr>
      <w:r>
        <w:rPr>
          <w:rStyle w:val="markdown-bold-text"/>
          <w:rFonts w:ascii="Times New Roman" w:hAnsi="Times New Roman" w:cs="Times New Roman"/>
          <w:b/>
          <w:bCs/>
          <w:color w:val="7030A0"/>
          <w:sz w:val="24"/>
        </w:rPr>
        <w:t>Exploratory Research Questions:</w:t>
      </w:r>
    </w:p>
    <w:p w14:paraId="3716E824"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rPr>
      </w:pPr>
      <w:r>
        <w:rPr>
          <w:rStyle w:val="markdown-bold-text"/>
          <w:rFonts w:ascii="Times New Roman" w:hAnsi="Times New Roman" w:cs="Times New Roman"/>
          <w:b/>
          <w:bCs/>
          <w:sz w:val="24"/>
        </w:rPr>
        <w:t>G.</w:t>
      </w:r>
      <w:r>
        <w:rPr>
          <w:rFonts w:ascii="Times New Roman" w:hAnsi="Times New Roman" w:cs="Times New Roman"/>
          <w:sz w:val="24"/>
        </w:rPr>
        <w:t> How can platform analytics provide insights for policy-making and curriculum development in Rwanda's educational sector?</w:t>
      </w:r>
    </w:p>
    <w:p w14:paraId="04D46B1F"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rPr>
      </w:pPr>
      <w:r>
        <w:rPr>
          <w:rStyle w:val="markdown-bold-text"/>
          <w:rFonts w:ascii="Times New Roman" w:hAnsi="Times New Roman" w:cs="Times New Roman"/>
          <w:b/>
          <w:bCs/>
          <w:sz w:val="24"/>
        </w:rPr>
        <w:t>H.</w:t>
      </w:r>
      <w:r>
        <w:rPr>
          <w:rFonts w:ascii="Times New Roman" w:hAnsi="Times New Roman" w:cs="Times New Roman"/>
          <w:sz w:val="24"/>
        </w:rPr>
        <w:t> What opportunities exist for expanding the platform's impact through regional partnerships and integration?</w:t>
      </w:r>
    </w:p>
    <w:p w14:paraId="641E4705"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8"/>
          <w:szCs w:val="24"/>
        </w:rPr>
      </w:pPr>
      <w:r>
        <w:rPr>
          <w:rStyle w:val="markdown-bold-text"/>
          <w:rFonts w:ascii="Times New Roman" w:hAnsi="Times New Roman" w:cs="Times New Roman"/>
          <w:b/>
          <w:bCs/>
          <w:sz w:val="24"/>
        </w:rPr>
        <w:t>I.</w:t>
      </w:r>
      <w:r>
        <w:rPr>
          <w:rFonts w:ascii="Times New Roman" w:hAnsi="Times New Roman" w:cs="Times New Roman"/>
          <w:sz w:val="24"/>
        </w:rPr>
        <w:t> How can platform design be optimized for Rwanda's diverse educational landscape and varying connectivity conditions?</w:t>
      </w:r>
    </w:p>
    <w:p w14:paraId="789784F2" w14:textId="77777777" w:rsidR="00383FA8" w:rsidRDefault="00B52B9B">
      <w:pPr>
        <w:pStyle w:val="Heading1"/>
        <w:rPr>
          <w:rFonts w:ascii="Times New Roman" w:hAnsi="Times New Roman" w:cs="Times New Roman"/>
        </w:rPr>
      </w:pPr>
      <w:bookmarkStart w:id="97" w:name="_Toc211517557"/>
      <w:r>
        <w:rPr>
          <w:rStyle w:val="markdown-bold-text"/>
          <w:rFonts w:ascii="Times New Roman" w:hAnsi="Times New Roman" w:cs="Times New Roman"/>
          <w:sz w:val="31"/>
          <w:szCs w:val="31"/>
        </w:rPr>
        <w:lastRenderedPageBreak/>
        <w:t>1.8 SCOPE OF THE PROJECT</w:t>
      </w:r>
      <w:bookmarkEnd w:id="97"/>
    </w:p>
    <w:p w14:paraId="67D43AF6"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Internship Connect Rwanda is a comprehensive nationwide platform serving Rwanda's complete internship ecosystem, including students from universities, polytechnics, and TVET institutions; educational institutions across all provinces; companies in various industries; and system administrators.</w:t>
      </w:r>
    </w:p>
    <w:p w14:paraId="53E6E3BB"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 xml:space="preserve">Technical Scope: </w:t>
      </w:r>
      <w:r>
        <w:rPr>
          <w:rFonts w:ascii="Times New Roman" w:hAnsi="Times New Roman" w:cs="Times New Roman"/>
          <w:sz w:val="24"/>
          <w:szCs w:val="24"/>
        </w:rPr>
        <w:t>Full-stack development using React.js, Node.js, MongoDB, and Socket.IO, featuring AI-powered matching algorithms, real-time communication, analytics, bulk data processing, and mobile-responsive design optimized for Rwanda's diverse landscape.</w:t>
      </w:r>
    </w:p>
    <w:p w14:paraId="5BBB5A25"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 xml:space="preserve">Functional Scope: </w:t>
      </w:r>
      <w:r>
        <w:rPr>
          <w:rFonts w:ascii="Times New Roman" w:hAnsi="Times New Roman" w:cs="Times New Roman"/>
          <w:sz w:val="24"/>
          <w:szCs w:val="24"/>
        </w:rPr>
        <w:t>Student profile management, institutional registration and monitoring, company posting and evaluation, and administrative verification and moderation capabilities.</w:t>
      </w:r>
    </w:p>
    <w:p w14:paraId="3D7E15C8"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 xml:space="preserve">Geographic Scope: </w:t>
      </w:r>
      <w:r>
        <w:rPr>
          <w:rFonts w:ascii="Times New Roman" w:hAnsi="Times New Roman" w:cs="Times New Roman"/>
          <w:sz w:val="24"/>
          <w:szCs w:val="24"/>
        </w:rPr>
        <w:t>Nationwide deployment across all five provinces, focusing on major centers including Kigali City, accommodating urban and rural access through optimized mobile responsiveness.</w:t>
      </w:r>
    </w:p>
    <w:p w14:paraId="2916796B"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 xml:space="preserve">Security &amp; Features: </w:t>
      </w:r>
      <w:r>
        <w:rPr>
          <w:rFonts w:ascii="Times New Roman" w:hAnsi="Times New Roman" w:cs="Times New Roman"/>
          <w:sz w:val="24"/>
          <w:szCs w:val="24"/>
        </w:rPr>
        <w:t>JWT authentication, role-based access control, data encryption, fraud detection, intelligent recommendations, real-time messaging, analytics dashboards, and automated email systems.</w:t>
      </w:r>
    </w:p>
    <w:p w14:paraId="5E3CB697"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 xml:space="preserve">Implementation: </w:t>
      </w:r>
      <w:r>
        <w:rPr>
          <w:rFonts w:ascii="Times New Roman" w:hAnsi="Times New Roman" w:cs="Times New Roman"/>
          <w:sz w:val="24"/>
          <w:szCs w:val="24"/>
        </w:rPr>
        <w:t>Initial pilot programs with selected institutions to validate functionality before full-scale deployment, ensuring quality assurance and iterative improvement.</w:t>
      </w:r>
    </w:p>
    <w:p w14:paraId="5A35ABF3"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 xml:space="preserve">Future Expansion: </w:t>
      </w:r>
      <w:r>
        <w:rPr>
          <w:rFonts w:ascii="Times New Roman" w:hAnsi="Times New Roman" w:cs="Times New Roman"/>
          <w:sz w:val="24"/>
          <w:szCs w:val="24"/>
        </w:rPr>
        <w:t>Phase 2: Advanced analytics and mobile applications. Phase 3: Career services integration and government database connections.</w:t>
      </w:r>
    </w:p>
    <w:p w14:paraId="58127519"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eastAsia="Times New Roman" w:hAnsi="Times New Roman" w:cs="Times New Roman"/>
          <w:b/>
          <w:bCs/>
          <w:sz w:val="24"/>
          <w:szCs w:val="24"/>
        </w:rPr>
      </w:pPr>
      <w:r>
        <w:rPr>
          <w:rStyle w:val="markdown-bold-text"/>
          <w:rFonts w:ascii="Times New Roman" w:hAnsi="Times New Roman" w:cs="Times New Roman"/>
          <w:b/>
          <w:bCs/>
          <w:sz w:val="24"/>
          <w:szCs w:val="24"/>
        </w:rPr>
        <w:t xml:space="preserve">Success Evaluation: </w:t>
      </w:r>
      <w:r>
        <w:rPr>
          <w:rFonts w:ascii="Times New Roman" w:hAnsi="Times New Roman" w:cs="Times New Roman"/>
          <w:sz w:val="24"/>
          <w:szCs w:val="24"/>
        </w:rPr>
        <w:t>User adoption rates, application success metrics, platform performance, user satisfaction, and contribution to Rwanda's Vision 2050 human capital development goals.</w:t>
      </w:r>
    </w:p>
    <w:p w14:paraId="57232888" w14:textId="77777777" w:rsidR="00383FA8" w:rsidRDefault="00383FA8">
      <w:pPr>
        <w:pBdr>
          <w:top w:val="none" w:sz="0" w:space="1" w:color="auto"/>
          <w:left w:val="none" w:sz="0" w:space="4"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7AD6CB2F" w14:textId="77777777" w:rsidR="00383FA8" w:rsidRDefault="00383FA8">
      <w:pPr>
        <w:pBdr>
          <w:top w:val="none" w:sz="0" w:space="1" w:color="auto"/>
          <w:left w:val="none" w:sz="0" w:space="4" w:color="auto"/>
          <w:bottom w:val="none" w:sz="0" w:space="1" w:color="auto"/>
          <w:right w:val="none" w:sz="0" w:space="4" w:color="auto"/>
        </w:pBdr>
        <w:spacing w:before="100" w:beforeAutospacing="1" w:after="100" w:afterAutospacing="1" w:line="240" w:lineRule="auto"/>
        <w:rPr>
          <w:rFonts w:ascii="Times New Roman" w:eastAsia="Times New Roman" w:hAnsi="Times New Roman" w:cs="Times New Roman"/>
          <w:b/>
          <w:bCs/>
          <w:sz w:val="24"/>
          <w:szCs w:val="24"/>
        </w:rPr>
      </w:pPr>
    </w:p>
    <w:p w14:paraId="1D3DCBDA" w14:textId="77777777" w:rsidR="00383FA8" w:rsidRDefault="00B52B9B">
      <w:pPr>
        <w:pStyle w:val="Heading1"/>
        <w:rPr>
          <w:rFonts w:ascii="Times New Roman" w:hAnsi="Times New Roman" w:cs="Times New Roman"/>
        </w:rPr>
      </w:pPr>
      <w:bookmarkStart w:id="98" w:name="_Toc211517558"/>
      <w:r>
        <w:rPr>
          <w:rStyle w:val="markdown-bold-text"/>
          <w:rFonts w:ascii="Times New Roman" w:hAnsi="Times New Roman" w:cs="Times New Roman"/>
          <w:sz w:val="31"/>
          <w:szCs w:val="31"/>
        </w:rPr>
        <w:lastRenderedPageBreak/>
        <w:t xml:space="preserve">1.9 </w:t>
      </w:r>
      <w:r>
        <w:rPr>
          <w:rStyle w:val="markdown-bold-text"/>
          <w:rFonts w:ascii="Times New Roman" w:hAnsi="Times New Roman" w:cs="Times New Roman"/>
        </w:rPr>
        <w:t>METHODOLOGY AND TECHNIQUES</w:t>
      </w:r>
      <w:bookmarkEnd w:id="98"/>
    </w:p>
    <w:p w14:paraId="66C234BF" w14:textId="77777777" w:rsidR="00383FA8" w:rsidRDefault="00B52B9B">
      <w:pPr>
        <w:pStyle w:val="Heading3"/>
        <w:rPr>
          <w:rStyle w:val="IntenseEmphasis2"/>
          <w:i w:val="0"/>
          <w:iCs w:val="0"/>
        </w:rPr>
      </w:pPr>
      <w:bookmarkStart w:id="99" w:name="_Toc211517559"/>
      <w:r>
        <w:rPr>
          <w:rStyle w:val="IntenseEmphasis2"/>
          <w:i w:val="0"/>
          <w:iCs w:val="0"/>
        </w:rPr>
        <w:t>1.9.1 Study Area</w:t>
      </w:r>
      <w:bookmarkEnd w:id="99"/>
    </w:p>
    <w:p w14:paraId="436E7953" w14:textId="77777777" w:rsidR="00383FA8" w:rsidRDefault="00B52B9B">
      <w:pPr>
        <w:spacing w:line="360" w:lineRule="auto"/>
        <w:rPr>
          <w:rFonts w:ascii="Times New Roman" w:hAnsi="Times New Roman" w:cs="Times New Roman"/>
          <w:sz w:val="24"/>
          <w:szCs w:val="24"/>
        </w:rPr>
      </w:pPr>
      <w:r>
        <w:rPr>
          <w:rFonts w:ascii="Times New Roman" w:hAnsi="Times New Roman" w:cs="Times New Roman"/>
          <w:sz w:val="24"/>
          <w:szCs w:val="24"/>
        </w:rPr>
        <w:t>The project will be conducted across Rwanda's diverse educational and professional landscape, encompassing major educational institutions including the University of Rwanda (all colleges), private universities, polytechnics (IPRC institutions), TVET centers, and technical colleges. The study area includes companies and organizations across key economic sectors in Kigali City, Northern Province, Southern Province, Eastern Province, and Western Province, ensuring comprehensive geographic and institutional representation for platform testing and evaluation.</w:t>
      </w:r>
    </w:p>
    <w:p w14:paraId="00313B40" w14:textId="77777777" w:rsidR="00383FA8" w:rsidRDefault="00B52B9B">
      <w:pPr>
        <w:pStyle w:val="Heading3"/>
        <w:rPr>
          <w:rStyle w:val="IntenseEmphasis2"/>
        </w:rPr>
      </w:pPr>
      <w:bookmarkStart w:id="100" w:name="_Toc211517560"/>
      <w:r>
        <w:rPr>
          <w:rStyle w:val="IntenseEmphasis2"/>
        </w:rPr>
        <w:t>1.9.2 Study Design</w:t>
      </w:r>
      <w:bookmarkEnd w:id="100"/>
    </w:p>
    <w:p w14:paraId="7BBAAE69" w14:textId="77777777" w:rsidR="00383FA8" w:rsidRDefault="00B52B9B">
      <w:pPr>
        <w:spacing w:line="360" w:lineRule="auto"/>
        <w:rPr>
          <w:rFonts w:ascii="Times New Roman" w:hAnsi="Times New Roman" w:cs="Times New Roman"/>
          <w:sz w:val="24"/>
          <w:szCs w:val="24"/>
        </w:rPr>
      </w:pPr>
      <w:r>
        <w:rPr>
          <w:rFonts w:ascii="Times New Roman" w:hAnsi="Times New Roman" w:cs="Times New Roman"/>
          <w:sz w:val="24"/>
          <w:szCs w:val="24"/>
        </w:rPr>
        <w:t>A comprehensive mixed-methods research approach will be employed, combining quantitative data analysis with qualitative insights to provide a holistic evaluation of the platform's effectiveness. The study design incorporates user experience research, system performance analysis, stakeholder feedback collection, and comparative effectiveness studies to assess the platform's impact on internship management processes, user satisfaction, and operational efficiency across all stakeholder groups.</w:t>
      </w:r>
    </w:p>
    <w:p w14:paraId="43C1D9C6" w14:textId="77777777" w:rsidR="00383FA8" w:rsidRDefault="00B52B9B">
      <w:pPr>
        <w:pStyle w:val="Heading3"/>
        <w:rPr>
          <w:rStyle w:val="IntenseEmphasis2"/>
        </w:rPr>
      </w:pPr>
      <w:bookmarkStart w:id="101" w:name="_Toc211517561"/>
      <w:r>
        <w:rPr>
          <w:rStyle w:val="IntenseEmphasis2"/>
        </w:rPr>
        <w:t>1.9.3 Study Population</w:t>
      </w:r>
      <w:bookmarkEnd w:id="101"/>
    </w:p>
    <w:p w14:paraId="7ECC4AE1" w14:textId="77777777" w:rsidR="00383FA8" w:rsidRDefault="00B52B9B">
      <w:pPr>
        <w:spacing w:line="360" w:lineRule="auto"/>
        <w:rPr>
          <w:rFonts w:ascii="Times New Roman" w:hAnsi="Times New Roman" w:cs="Times New Roman"/>
          <w:sz w:val="24"/>
          <w:szCs w:val="24"/>
        </w:rPr>
      </w:pPr>
      <w:r>
        <w:rPr>
          <w:rFonts w:ascii="Times New Roman" w:hAnsi="Times New Roman" w:cs="Times New Roman"/>
          <w:sz w:val="24"/>
          <w:szCs w:val="24"/>
        </w:rPr>
        <w:t>The study population encompasses four primary stakeholder groups: (1) students from universities, polytechnics, and TVET institutions across all academic levels and programs; (2) educational institution administrators including career officers, academic coordinators, and department heads responsible for internship management; (3) company HR personnel, hiring managers, and internship coordinators from various industries and organization sizes; and (4) system administrators and technical staff involved in platform management and quality assurance.</w:t>
      </w:r>
    </w:p>
    <w:p w14:paraId="7E61A4A7" w14:textId="77777777" w:rsidR="00383FA8" w:rsidRDefault="00B52B9B">
      <w:pPr>
        <w:pStyle w:val="Heading3"/>
        <w:rPr>
          <w:rStyle w:val="IntenseEmphasis2"/>
        </w:rPr>
      </w:pPr>
      <w:bookmarkStart w:id="102" w:name="_Toc211517562"/>
      <w:r>
        <w:rPr>
          <w:rStyle w:val="IntenseEmphasis2"/>
        </w:rPr>
        <w:t>1.9.4 Study Sample</w:t>
      </w:r>
      <w:bookmarkEnd w:id="102"/>
    </w:p>
    <w:p w14:paraId="02F691E2" w14:textId="77777777" w:rsidR="00383FA8" w:rsidRDefault="00B52B9B">
      <w:pPr>
        <w:spacing w:line="360" w:lineRule="auto"/>
        <w:rPr>
          <w:rFonts w:ascii="Times New Roman" w:hAnsi="Times New Roman" w:cs="Times New Roman"/>
          <w:sz w:val="24"/>
          <w:szCs w:val="24"/>
        </w:rPr>
      </w:pPr>
      <w:r>
        <w:rPr>
          <w:rFonts w:ascii="Times New Roman" w:hAnsi="Times New Roman" w:cs="Times New Roman"/>
          <w:sz w:val="24"/>
          <w:szCs w:val="24"/>
        </w:rPr>
        <w:t>A stratified random sampling technique will be employed to ensure representative participation across different institution types, geographic locations, company sizes, and user demographics. The sample will include approximately 200 students, 50 educational institution representatives, 30 company personnel, and 10 system administrators, selected to provide statistically significant data while ensuring diverse representation across Rwanda's educational and professional landscape.</w:t>
      </w:r>
    </w:p>
    <w:p w14:paraId="48473E47" w14:textId="77777777" w:rsidR="00383FA8" w:rsidRDefault="00B52B9B">
      <w:pPr>
        <w:pStyle w:val="Heading3"/>
        <w:rPr>
          <w:rStyle w:val="IntenseEmphasis2"/>
        </w:rPr>
      </w:pPr>
      <w:bookmarkStart w:id="103" w:name="_Toc211517563"/>
      <w:r>
        <w:rPr>
          <w:rStyle w:val="IntenseEmphasis2"/>
        </w:rPr>
        <w:lastRenderedPageBreak/>
        <w:t>1.9.5 Sampling Strategy</w:t>
      </w:r>
      <w:bookmarkEnd w:id="103"/>
    </w:p>
    <w:p w14:paraId="702D05F4" w14:textId="77777777" w:rsidR="00383FA8" w:rsidRDefault="00B52B9B">
      <w:pPr>
        <w:spacing w:line="360" w:lineRule="auto"/>
        <w:rPr>
          <w:rFonts w:ascii="Times New Roman" w:hAnsi="Times New Roman" w:cs="Times New Roman"/>
          <w:sz w:val="24"/>
          <w:szCs w:val="24"/>
        </w:rPr>
      </w:pPr>
      <w:r>
        <w:rPr>
          <w:rFonts w:ascii="Times New Roman" w:hAnsi="Times New Roman" w:cs="Times New Roman"/>
          <w:sz w:val="24"/>
          <w:szCs w:val="24"/>
        </w:rPr>
        <w:t>The sampling strategy will employ a multi-stage approach involving: (1) purposive sampling of key institutions and companies to ensure representation of different types and sizes; (2) stratified random sampling within each category to capture diverse experiences and technological adoption levels; (3) snowball sampling to identify additional participants through existing networks; and (4) convenience sampling for pilot testing and initial feedback collection to validate system functionality across different contexts and user capabilities.</w:t>
      </w:r>
    </w:p>
    <w:p w14:paraId="0A4A6285" w14:textId="77777777" w:rsidR="00383FA8" w:rsidRDefault="00B52B9B">
      <w:pPr>
        <w:pStyle w:val="Heading3"/>
        <w:rPr>
          <w:rStyle w:val="IntenseEmphasis2"/>
        </w:rPr>
      </w:pPr>
      <w:bookmarkStart w:id="104" w:name="_Toc211517564"/>
      <w:r>
        <w:rPr>
          <w:rStyle w:val="IntenseEmphasis2"/>
        </w:rPr>
        <w:t>1.9.6 Data Collection Methods</w:t>
      </w:r>
      <w:bookmarkEnd w:id="104"/>
    </w:p>
    <w:p w14:paraId="62B24BFA" w14:textId="77777777" w:rsidR="00383FA8" w:rsidRDefault="00B52B9B">
      <w:pPr>
        <w:spacing w:line="360" w:lineRule="auto"/>
        <w:rPr>
          <w:rFonts w:ascii="Times New Roman" w:hAnsi="Times New Roman" w:cs="Times New Roman"/>
          <w:sz w:val="24"/>
          <w:szCs w:val="24"/>
        </w:rPr>
      </w:pPr>
      <w:r>
        <w:rPr>
          <w:rFonts w:ascii="Times New Roman" w:hAnsi="Times New Roman" w:cs="Times New Roman"/>
          <w:sz w:val="24"/>
          <w:szCs w:val="24"/>
        </w:rPr>
        <w:t>Primary data collection will utilize multiple methods including: (1) online surveys and questionnaires to gather quantitative feedback on user experience and system effectiveness; (2) structured and semi-structured interviews with key stakeholders to obtain detailed qualitative insights; (3) user testing sessions to evaluate interface usability and functionality; (4) system analytics and performance monitoring to assess technical effectiveness; and (5) focus group discussions to explore collaborative experiences and identify improvement opportunities.</w:t>
      </w:r>
    </w:p>
    <w:p w14:paraId="6D19907B" w14:textId="77777777" w:rsidR="00383FA8" w:rsidRDefault="00B52B9B">
      <w:pPr>
        <w:pStyle w:val="Heading3"/>
        <w:rPr>
          <w:rStyle w:val="IntenseEmphasis2"/>
        </w:rPr>
      </w:pPr>
      <w:bookmarkStart w:id="105" w:name="_Toc211517565"/>
      <w:r>
        <w:rPr>
          <w:rStyle w:val="IntenseEmphasis2"/>
        </w:rPr>
        <w:t>1.9.7 Data Analysis Techniques</w:t>
      </w:r>
      <w:bookmarkEnd w:id="105"/>
    </w:p>
    <w:p w14:paraId="08C8B6A6" w14:textId="77777777" w:rsidR="00383FA8" w:rsidRDefault="00B52B9B">
      <w:pPr>
        <w:spacing w:line="360" w:lineRule="auto"/>
        <w:rPr>
          <w:rFonts w:ascii="Times New Roman" w:hAnsi="Times New Roman" w:cs="Times New Roman"/>
          <w:sz w:val="24"/>
          <w:szCs w:val="24"/>
        </w:rPr>
      </w:pPr>
      <w:r>
        <w:rPr>
          <w:rFonts w:ascii="Times New Roman" w:hAnsi="Times New Roman" w:cs="Times New Roman"/>
          <w:sz w:val="24"/>
          <w:szCs w:val="24"/>
        </w:rPr>
        <w:t>Data analysis will employ both quantitative and qualitative methods: (1) statistical analysis using descriptive and inferential statistics to evaluate user satisfaction, system performance, and effectiveness metrics; (2) thematic analysis of qualitative data to identify patterns, challenges, and success factors; (3) comparative analysis to assess improvements over traditional methods; (4) usability analysis to evaluate interface design and user experience; and (5) performance analysis to measure system efficiency, reliability, and scalability.</w:t>
      </w:r>
    </w:p>
    <w:p w14:paraId="1713AA71" w14:textId="77777777" w:rsidR="00383FA8" w:rsidRDefault="00383FA8">
      <w:pPr>
        <w:spacing w:line="360" w:lineRule="auto"/>
        <w:rPr>
          <w:rFonts w:ascii="Times New Roman" w:hAnsi="Times New Roman" w:cs="Times New Roman"/>
          <w:sz w:val="24"/>
          <w:szCs w:val="24"/>
        </w:rPr>
      </w:pPr>
    </w:p>
    <w:p w14:paraId="687E6400" w14:textId="77777777" w:rsidR="00383FA8" w:rsidRDefault="00383FA8">
      <w:pPr>
        <w:spacing w:line="360" w:lineRule="auto"/>
        <w:rPr>
          <w:rFonts w:ascii="Times New Roman" w:hAnsi="Times New Roman" w:cs="Times New Roman"/>
          <w:sz w:val="24"/>
          <w:szCs w:val="24"/>
        </w:rPr>
      </w:pPr>
    </w:p>
    <w:p w14:paraId="53CF419F" w14:textId="77777777" w:rsidR="00383FA8" w:rsidRDefault="00383FA8">
      <w:pPr>
        <w:spacing w:line="360" w:lineRule="auto"/>
        <w:rPr>
          <w:rFonts w:ascii="Times New Roman" w:hAnsi="Times New Roman" w:cs="Times New Roman"/>
          <w:sz w:val="24"/>
          <w:szCs w:val="24"/>
        </w:rPr>
      </w:pPr>
    </w:p>
    <w:p w14:paraId="511540A2" w14:textId="77777777" w:rsidR="00383FA8" w:rsidRDefault="00383FA8">
      <w:pPr>
        <w:spacing w:line="360" w:lineRule="auto"/>
        <w:rPr>
          <w:rFonts w:ascii="Times New Roman" w:hAnsi="Times New Roman" w:cs="Times New Roman"/>
          <w:sz w:val="24"/>
          <w:szCs w:val="24"/>
        </w:rPr>
      </w:pPr>
    </w:p>
    <w:p w14:paraId="375D78D1" w14:textId="77777777" w:rsidR="00383FA8" w:rsidRDefault="00383FA8">
      <w:pPr>
        <w:spacing w:line="360" w:lineRule="auto"/>
        <w:rPr>
          <w:rFonts w:ascii="Times New Roman" w:hAnsi="Times New Roman" w:cs="Times New Roman"/>
          <w:sz w:val="24"/>
          <w:szCs w:val="24"/>
        </w:rPr>
      </w:pPr>
    </w:p>
    <w:p w14:paraId="17F0CE55" w14:textId="77777777" w:rsidR="00383FA8" w:rsidRDefault="00B52B9B">
      <w:pPr>
        <w:pStyle w:val="Heading2"/>
        <w:rPr>
          <w:rFonts w:ascii="Times New Roman" w:hAnsi="Times New Roman" w:cs="Times New Roman"/>
        </w:rPr>
      </w:pPr>
      <w:bookmarkStart w:id="106" w:name="_Toc211517566"/>
      <w:r>
        <w:rPr>
          <w:rStyle w:val="markdown-bold-text"/>
          <w:rFonts w:ascii="Times New Roman" w:hAnsi="Times New Roman" w:cs="Times New Roman"/>
        </w:rPr>
        <w:lastRenderedPageBreak/>
        <w:t>1.10 ORGANIZATION OF THE PROJECT</w:t>
      </w:r>
      <w:bookmarkEnd w:id="106"/>
    </w:p>
    <w:p w14:paraId="0C2855A5"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research project is systematically organized into five comprehensive chapters providing complete analysis of the internship management problem, solution development, and implementation outcomes:</w:t>
      </w:r>
    </w:p>
    <w:p w14:paraId="026A485A"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 xml:space="preserve">Chapter One: Introduction and Problem Analysis </w:t>
      </w:r>
      <w:r>
        <w:rPr>
          <w:rFonts w:ascii="Times New Roman" w:hAnsi="Times New Roman" w:cs="Times New Roman"/>
          <w:sz w:val="24"/>
          <w:szCs w:val="24"/>
        </w:rPr>
        <w:t>Introduces the research context, problem statement, objectives, research questions, methodology, and project scope. Establishes the foundation for understanding challenges in Rwanda's internship ecosystem and the rationale for developing Internship Connect Rwanda.</w:t>
      </w:r>
    </w:p>
    <w:p w14:paraId="42665B05"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 xml:space="preserve">Chapter Two: Literature Review and Theoretical Framework </w:t>
      </w:r>
      <w:r>
        <w:rPr>
          <w:rFonts w:ascii="Times New Roman" w:hAnsi="Times New Roman" w:cs="Times New Roman"/>
          <w:sz w:val="24"/>
          <w:szCs w:val="24"/>
        </w:rPr>
        <w:t>Provides comprehensive review of existing literature on internship management systems, educational technology, and web application development. Examines theoretical frameworks, best practices, and technological approaches that inform the platform's design and implementation strategy.</w:t>
      </w:r>
    </w:p>
    <w:p w14:paraId="6BBE9CBE"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 xml:space="preserve">Chapter Three: System Analysis and Design </w:t>
      </w:r>
      <w:r>
        <w:rPr>
          <w:rFonts w:ascii="Times New Roman" w:hAnsi="Times New Roman" w:cs="Times New Roman"/>
          <w:sz w:val="24"/>
          <w:szCs w:val="24"/>
        </w:rPr>
        <w:t>Presents detailed analysis of existing internship management systems, identifies limitations, and outlines comprehensive design of Internship Connect Rwanda. Includes system architecture, database design, user interface specifications, security considerations, and technical requirements.</w:t>
      </w:r>
    </w:p>
    <w:p w14:paraId="0A901246"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 xml:space="preserve">Chapter Four: System Implementation and Testing </w:t>
      </w:r>
      <w:r>
        <w:rPr>
          <w:rFonts w:ascii="Times New Roman" w:hAnsi="Times New Roman" w:cs="Times New Roman"/>
          <w:sz w:val="24"/>
          <w:szCs w:val="24"/>
        </w:rPr>
        <w:t>Details complete implementation process including technology stack selection, development methodology, coding practices, and system testing procedures. Presents functional application with screenshots, demonstrates key features, and provides comprehensive testing results including performance metrics and user acceptance testing.</w:t>
      </w:r>
    </w:p>
    <w:p w14:paraId="5419B49C" w14:textId="77777777" w:rsidR="00383FA8" w:rsidRDefault="00B52B9B">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r>
        <w:rPr>
          <w:rStyle w:val="markdown-bold-text"/>
          <w:rFonts w:ascii="Times New Roman" w:hAnsi="Times New Roman" w:cs="Times New Roman"/>
          <w:b/>
          <w:bCs/>
          <w:sz w:val="24"/>
          <w:szCs w:val="24"/>
        </w:rPr>
        <w:t xml:space="preserve">Chapter Five: Results, Conclusions, and Recommendations </w:t>
      </w:r>
      <w:r>
        <w:rPr>
          <w:rFonts w:ascii="Times New Roman" w:hAnsi="Times New Roman" w:cs="Times New Roman"/>
          <w:sz w:val="24"/>
          <w:szCs w:val="24"/>
        </w:rPr>
        <w:t>Summarizes research findings, evaluates platform effectiveness against stated objectives, discusses limitations and challenges encountered, and provides recommendations for future improvements and expansion opportunities. Concludes with insights on the project's contribution to internship management and suggestions for continued development.</w:t>
      </w:r>
    </w:p>
    <w:p w14:paraId="7932B2D0" w14:textId="77777777" w:rsidR="00383FA8" w:rsidRDefault="00B52B9B">
      <w:pPr>
        <w:pStyle w:val="Heading2"/>
        <w:spacing w:before="300" w:after="150"/>
        <w:jc w:val="left"/>
        <w:rPr>
          <w:rFonts w:ascii="Times New Roman" w:hAnsi="Times New Roman" w:cs="Times New Roman"/>
          <w:sz w:val="31"/>
          <w:szCs w:val="31"/>
        </w:rPr>
      </w:pPr>
      <w:bookmarkStart w:id="107" w:name="_Toc211517567"/>
      <w:r>
        <w:rPr>
          <w:rStyle w:val="markdown-bold-text"/>
          <w:rFonts w:ascii="Times New Roman" w:hAnsi="Times New Roman" w:cs="Times New Roman"/>
          <w:sz w:val="31"/>
          <w:szCs w:val="31"/>
        </w:rPr>
        <w:lastRenderedPageBreak/>
        <w:t>CHAPTER TWO: LITERATURE REVIEW</w:t>
      </w:r>
      <w:bookmarkEnd w:id="107"/>
    </w:p>
    <w:p w14:paraId="2902D637" w14:textId="77777777" w:rsidR="00383FA8" w:rsidRDefault="00B52B9B">
      <w:pPr>
        <w:spacing w:line="360" w:lineRule="auto"/>
        <w:rPr>
          <w:rFonts w:ascii="Times New Roman" w:hAnsi="Times New Roman" w:cs="Times New Roman"/>
          <w:sz w:val="24"/>
          <w:szCs w:val="24"/>
        </w:rPr>
      </w:pPr>
      <w:r>
        <w:rPr>
          <w:rFonts w:ascii="Times New Roman" w:hAnsi="Times New Roman" w:cs="Times New Roman"/>
          <w:sz w:val="24"/>
          <w:szCs w:val="24"/>
        </w:rPr>
        <w:t>This chapter provides a comprehensive review of existing literature related to web-based internship management systems, educational technology adoption, and digital platforms for career development. It includes an analysis of key concepts, theoretical frameworks, and empirical studies from international and African contexts, with particular attention to Rwanda's educational landscape. This review aims to identify gaps in current research, establish theoretical foundations, and provide context for the proposed Internship Connect Rwanda system.</w:t>
      </w:r>
    </w:p>
    <w:p w14:paraId="6CE0D12C" w14:textId="77777777" w:rsidR="00383FA8" w:rsidRDefault="00B52B9B">
      <w:pPr>
        <w:pStyle w:val="Heading1"/>
        <w:rPr>
          <w:rFonts w:ascii="Times New Roman" w:hAnsi="Times New Roman" w:cs="Times New Roman"/>
        </w:rPr>
      </w:pPr>
      <w:bookmarkStart w:id="108" w:name="_Toc211517568"/>
      <w:r>
        <w:rPr>
          <w:rStyle w:val="markdown-bold-text"/>
          <w:rFonts w:ascii="Times New Roman" w:hAnsi="Times New Roman" w:cs="Times New Roman"/>
        </w:rPr>
        <w:t>2.1 CONCEPTS, OPINIONS, AND IDEAS FROM AUTHORS/EXPERTS</w:t>
      </w:r>
      <w:bookmarkEnd w:id="108"/>
    </w:p>
    <w:p w14:paraId="07C572FC" w14:textId="77777777" w:rsidR="00383FA8" w:rsidRDefault="00B52B9B">
      <w:pPr>
        <w:pStyle w:val="Heading3"/>
        <w:rPr>
          <w:rStyle w:val="IntenseEmphasis2"/>
        </w:rPr>
      </w:pPr>
      <w:bookmarkStart w:id="109" w:name="_Toc211517569"/>
      <w:r>
        <w:rPr>
          <w:rStyle w:val="IntenseEmphasis2"/>
        </w:rPr>
        <w:t>2.1.1 Web-Based Internship Management Systems</w:t>
      </w:r>
      <w:bookmarkEnd w:id="109"/>
    </w:p>
    <w:p w14:paraId="3CD8D389" w14:textId="77777777" w:rsidR="00383FA8" w:rsidRDefault="00383FA8"/>
    <w:p w14:paraId="65380C21" w14:textId="77777777" w:rsidR="00383FA8" w:rsidRDefault="00B52B9B">
      <w:pPr>
        <w:spacing w:line="360" w:lineRule="auto"/>
        <w:rPr>
          <w:rFonts w:ascii="Times New Roman" w:hAnsi="Times New Roman" w:cs="Times New Roman"/>
          <w:sz w:val="24"/>
          <w:szCs w:val="24"/>
        </w:rPr>
      </w:pPr>
      <w:r>
        <w:rPr>
          <w:rFonts w:ascii="Times New Roman" w:hAnsi="Times New Roman" w:cs="Times New Roman"/>
          <w:sz w:val="24"/>
          <w:szCs w:val="24"/>
        </w:rPr>
        <w:t>Contemporary research on web-based internship platforms reveals significant insights from scholars and practitioners worldwide.</w:t>
      </w:r>
    </w:p>
    <w:p w14:paraId="32363444" w14:textId="77777777" w:rsidR="00383FA8" w:rsidRDefault="006708AA">
      <w:pPr>
        <w:spacing w:line="360" w:lineRule="auto"/>
        <w:ind w:left="720" w:hanging="720"/>
        <w:rPr>
          <w:rFonts w:ascii="Times New Roman" w:hAnsi="Times New Roman" w:cs="Times New Roman"/>
          <w:sz w:val="24"/>
          <w:szCs w:val="24"/>
        </w:rPr>
      </w:pPr>
      <w:sdt>
        <w:sdtPr>
          <w:rPr>
            <w:rFonts w:ascii="Times New Roman" w:hAnsi="Times New Roman" w:cs="Times New Roman"/>
            <w:sz w:val="24"/>
            <w:szCs w:val="24"/>
          </w:rPr>
          <w:id w:val="1601916017"/>
        </w:sdtPr>
        <w:sdtContent>
          <w:r w:rsidR="00B52B9B">
            <w:rPr>
              <w:rFonts w:ascii="Times New Roman" w:hAnsi="Times New Roman" w:cs="Times New Roman"/>
              <w:sz w:val="24"/>
              <w:szCs w:val="24"/>
            </w:rPr>
            <w:fldChar w:fldCharType="begin"/>
          </w:r>
          <w:r w:rsidR="00B52B9B">
            <w:rPr>
              <w:rFonts w:ascii="Times New Roman" w:hAnsi="Times New Roman" w:cs="Times New Roman"/>
              <w:sz w:val="24"/>
              <w:szCs w:val="24"/>
            </w:rPr>
            <w:instrText xml:space="preserve"> CITATION Jai18 \l 1033 </w:instrText>
          </w:r>
          <w:r w:rsidR="00B52B9B">
            <w:rPr>
              <w:rFonts w:ascii="Times New Roman" w:hAnsi="Times New Roman" w:cs="Times New Roman"/>
              <w:sz w:val="24"/>
              <w:szCs w:val="24"/>
            </w:rPr>
            <w:fldChar w:fldCharType="separate"/>
          </w:r>
          <w:r w:rsidR="00B52B9B">
            <w:rPr>
              <w:rFonts w:ascii="Times New Roman" w:hAnsi="Times New Roman" w:cs="Times New Roman"/>
              <w:sz w:val="24"/>
              <w:szCs w:val="24"/>
            </w:rPr>
            <w:t>(Jain &amp; Kumar, 2018)</w:t>
          </w:r>
          <w:r w:rsidR="00B52B9B">
            <w:rPr>
              <w:rFonts w:ascii="Times New Roman" w:hAnsi="Times New Roman" w:cs="Times New Roman"/>
              <w:sz w:val="24"/>
              <w:szCs w:val="24"/>
            </w:rPr>
            <w:fldChar w:fldCharType="end"/>
          </w:r>
        </w:sdtContent>
      </w:sdt>
      <w:r w:rsidR="00B52B9B">
        <w:rPr>
          <w:rFonts w:ascii="Times New Roman" w:hAnsi="Times New Roman" w:cs="Times New Roman"/>
          <w:sz w:val="24"/>
          <w:szCs w:val="24"/>
        </w:rPr>
        <w:t xml:space="preserve"> emphasize that online platforms dramatically increase accessibility to internship opportunities while enhancing communication efficiency between students and organizations. Their study of 15 universities in India demonstrated a 40% improvement in internship placement rates following the implementation of centralized digital systems. </w:t>
      </w:r>
    </w:p>
    <w:p w14:paraId="647FEC38" w14:textId="77777777" w:rsidR="00383FA8" w:rsidRDefault="006708AA">
      <w:pPr>
        <w:spacing w:line="360" w:lineRule="auto"/>
        <w:ind w:left="720" w:hanging="720"/>
        <w:rPr>
          <w:rFonts w:ascii="Times New Roman" w:hAnsi="Times New Roman" w:cs="Times New Roman"/>
          <w:sz w:val="24"/>
          <w:szCs w:val="24"/>
        </w:rPr>
      </w:pPr>
      <w:sdt>
        <w:sdtPr>
          <w:rPr>
            <w:rFonts w:ascii="Times New Roman" w:hAnsi="Times New Roman" w:cs="Times New Roman"/>
            <w:sz w:val="24"/>
            <w:szCs w:val="24"/>
          </w:rPr>
          <w:id w:val="262354140"/>
        </w:sdtPr>
        <w:sdtContent>
          <w:r w:rsidR="00B52B9B">
            <w:rPr>
              <w:rFonts w:ascii="Times New Roman" w:hAnsi="Times New Roman" w:cs="Times New Roman"/>
              <w:sz w:val="24"/>
              <w:szCs w:val="24"/>
            </w:rPr>
            <w:fldChar w:fldCharType="begin"/>
          </w:r>
          <w:r w:rsidR="00B52B9B">
            <w:rPr>
              <w:rFonts w:ascii="Times New Roman" w:hAnsi="Times New Roman" w:cs="Times New Roman"/>
              <w:sz w:val="24"/>
              <w:szCs w:val="24"/>
            </w:rPr>
            <w:instrText xml:space="preserve"> CITATION Alh19 \l 1033 </w:instrText>
          </w:r>
          <w:r w:rsidR="00B52B9B">
            <w:rPr>
              <w:rFonts w:ascii="Times New Roman" w:hAnsi="Times New Roman" w:cs="Times New Roman"/>
              <w:sz w:val="24"/>
              <w:szCs w:val="24"/>
            </w:rPr>
            <w:fldChar w:fldCharType="separate"/>
          </w:r>
          <w:r w:rsidR="00B52B9B">
            <w:rPr>
              <w:rFonts w:ascii="Times New Roman" w:hAnsi="Times New Roman" w:cs="Times New Roman"/>
              <w:sz w:val="24"/>
              <w:szCs w:val="24"/>
            </w:rPr>
            <w:t>(Alhassan, A., &amp; Osei, B., 2019)</w:t>
          </w:r>
          <w:r w:rsidR="00B52B9B">
            <w:rPr>
              <w:rFonts w:ascii="Times New Roman" w:hAnsi="Times New Roman" w:cs="Times New Roman"/>
              <w:sz w:val="24"/>
              <w:szCs w:val="24"/>
            </w:rPr>
            <w:fldChar w:fldCharType="end"/>
          </w:r>
        </w:sdtContent>
      </w:sdt>
      <w:r w:rsidR="00B52B9B">
        <w:rPr>
          <w:rFonts w:ascii="Times New Roman" w:hAnsi="Times New Roman" w:cs="Times New Roman"/>
          <w:sz w:val="24"/>
          <w:szCs w:val="24"/>
        </w:rPr>
        <w:t xml:space="preserve">conducted comprehensive research across West African universities, highlighting that digital systems streamline internship application processes, reduce administrative workload by 60%, and improve transparency in candidate selection. Their findings indicate that web-based platforms eliminate geographical barriers and enable students from rural areas to acce5ss opportunities in urban centers. </w:t>
      </w:r>
    </w:p>
    <w:p w14:paraId="1A96002E" w14:textId="77777777" w:rsidR="00383FA8" w:rsidRDefault="006708AA">
      <w:pPr>
        <w:spacing w:line="360" w:lineRule="auto"/>
        <w:ind w:left="720" w:hanging="720"/>
        <w:rPr>
          <w:rFonts w:ascii="Times New Roman" w:hAnsi="Times New Roman" w:cs="Times New Roman"/>
          <w:sz w:val="24"/>
          <w:szCs w:val="24"/>
        </w:rPr>
      </w:pPr>
      <w:sdt>
        <w:sdtPr>
          <w:rPr>
            <w:rFonts w:ascii="Times New Roman" w:hAnsi="Times New Roman" w:cs="Times New Roman"/>
            <w:sz w:val="24"/>
            <w:szCs w:val="24"/>
          </w:rPr>
          <w:id w:val="-1559389581"/>
        </w:sdtPr>
        <w:sdtContent>
          <w:r w:rsidR="00B52B9B">
            <w:rPr>
              <w:rFonts w:ascii="Times New Roman" w:hAnsi="Times New Roman" w:cs="Times New Roman"/>
              <w:sz w:val="24"/>
              <w:szCs w:val="24"/>
            </w:rPr>
            <w:fldChar w:fldCharType="begin"/>
          </w:r>
          <w:r w:rsidR="00B52B9B">
            <w:rPr>
              <w:rFonts w:ascii="Times New Roman" w:hAnsi="Times New Roman" w:cs="Times New Roman"/>
              <w:sz w:val="24"/>
              <w:szCs w:val="24"/>
            </w:rPr>
            <w:instrText xml:space="preserve"> CITATION Che21 \l 1033 </w:instrText>
          </w:r>
          <w:r w:rsidR="00B52B9B">
            <w:rPr>
              <w:rFonts w:ascii="Times New Roman" w:hAnsi="Times New Roman" w:cs="Times New Roman"/>
              <w:sz w:val="24"/>
              <w:szCs w:val="24"/>
            </w:rPr>
            <w:fldChar w:fldCharType="separate"/>
          </w:r>
          <w:r w:rsidR="00B52B9B">
            <w:rPr>
              <w:rFonts w:ascii="Times New Roman" w:hAnsi="Times New Roman" w:cs="Times New Roman"/>
              <w:sz w:val="24"/>
              <w:szCs w:val="24"/>
            </w:rPr>
            <w:t>(Chen, L., Nguyen, T., &amp; Rahman, S., 2021)</w:t>
          </w:r>
          <w:r w:rsidR="00B52B9B">
            <w:rPr>
              <w:rFonts w:ascii="Times New Roman" w:hAnsi="Times New Roman" w:cs="Times New Roman"/>
              <w:sz w:val="24"/>
              <w:szCs w:val="24"/>
            </w:rPr>
            <w:fldChar w:fldCharType="end"/>
          </w:r>
        </w:sdtContent>
      </w:sdt>
      <w:r w:rsidR="00B52B9B">
        <w:rPr>
          <w:rFonts w:ascii="Times New Roman" w:hAnsi="Times New Roman" w:cs="Times New Roman"/>
          <w:sz w:val="24"/>
          <w:szCs w:val="24"/>
        </w:rPr>
        <w:t>in Southeast Asia demonstrate that integrated platforms combining application management, real-time communication, and analytics capabilities achieve 85% user satisfaction rates compared to 45% for traditional methods. Their research emphasizes the importance of mobile-responsive design and offline capabilities for regions with varying connectivity conditions.</w:t>
      </w:r>
    </w:p>
    <w:p w14:paraId="0791A467" w14:textId="77777777" w:rsidR="00383FA8" w:rsidRDefault="00383FA8">
      <w:pPr>
        <w:pStyle w:val="Heading3"/>
        <w:rPr>
          <w:rFonts w:ascii="Times New Roman" w:eastAsiaTheme="minorEastAsia" w:hAnsi="Times New Roman" w:cs="Times New Roman"/>
          <w:spacing w:val="0"/>
        </w:rPr>
      </w:pPr>
    </w:p>
    <w:p w14:paraId="795CC607" w14:textId="77777777" w:rsidR="00383FA8" w:rsidRDefault="00383FA8"/>
    <w:p w14:paraId="7725E6BD" w14:textId="77777777" w:rsidR="00383FA8" w:rsidRDefault="00B52B9B">
      <w:pPr>
        <w:pStyle w:val="Heading3"/>
        <w:rPr>
          <w:rStyle w:val="IntenseEmphasis2"/>
        </w:rPr>
      </w:pPr>
      <w:bookmarkStart w:id="110" w:name="_Toc211517570"/>
      <w:r>
        <w:rPr>
          <w:rStyle w:val="IntenseEmphasis2"/>
        </w:rPr>
        <w:lastRenderedPageBreak/>
        <w:t>2.1.2 Student Employability and Career Readiness</w:t>
      </w:r>
      <w:bookmarkEnd w:id="110"/>
    </w:p>
    <w:p w14:paraId="0411C598" w14:textId="77777777" w:rsidR="00383FA8" w:rsidRDefault="00383FA8"/>
    <w:p w14:paraId="38D5FF1B" w14:textId="77777777" w:rsidR="00383FA8" w:rsidRDefault="00B52B9B">
      <w:pPr>
        <w:spacing w:line="360" w:lineRule="auto"/>
        <w:rPr>
          <w:rFonts w:ascii="Times New Roman" w:hAnsi="Times New Roman" w:cs="Times New Roman"/>
          <w:sz w:val="24"/>
          <w:szCs w:val="24"/>
        </w:rPr>
      </w:pPr>
      <w:r>
        <w:rPr>
          <w:rFonts w:ascii="Times New Roman" w:hAnsi="Times New Roman" w:cs="Times New Roman"/>
          <w:sz w:val="24"/>
          <w:szCs w:val="24"/>
        </w:rPr>
        <w:t xml:space="preserve">The role of internships in enhancing student employability has been extensively documented. </w:t>
      </w:r>
    </w:p>
    <w:p w14:paraId="04A89311" w14:textId="77777777" w:rsidR="00383FA8" w:rsidRDefault="006708AA">
      <w:pPr>
        <w:spacing w:line="360" w:lineRule="auto"/>
        <w:ind w:left="720" w:hanging="720"/>
        <w:rPr>
          <w:rFonts w:ascii="Times New Roman" w:hAnsi="Times New Roman" w:cs="Times New Roman"/>
          <w:sz w:val="24"/>
          <w:szCs w:val="24"/>
        </w:rPr>
      </w:pPr>
      <w:sdt>
        <w:sdtPr>
          <w:rPr>
            <w:rFonts w:ascii="Times New Roman" w:hAnsi="Times New Roman" w:cs="Times New Roman"/>
            <w:sz w:val="24"/>
            <w:szCs w:val="24"/>
          </w:rPr>
          <w:id w:val="1601448584"/>
        </w:sdtPr>
        <w:sdtContent>
          <w:r w:rsidR="00B52B9B">
            <w:rPr>
              <w:rFonts w:ascii="Times New Roman" w:hAnsi="Times New Roman" w:cs="Times New Roman"/>
              <w:sz w:val="24"/>
              <w:szCs w:val="24"/>
            </w:rPr>
            <w:fldChar w:fldCharType="begin"/>
          </w:r>
          <w:r w:rsidR="00B52B9B">
            <w:rPr>
              <w:rFonts w:ascii="Times New Roman" w:hAnsi="Times New Roman" w:cs="Times New Roman"/>
              <w:sz w:val="24"/>
              <w:szCs w:val="24"/>
            </w:rPr>
            <w:instrText xml:space="preserve">CITATION oml17 \l 1033 </w:instrText>
          </w:r>
          <w:r w:rsidR="00B52B9B">
            <w:rPr>
              <w:rFonts w:ascii="Times New Roman" w:hAnsi="Times New Roman" w:cs="Times New Roman"/>
              <w:sz w:val="24"/>
              <w:szCs w:val="24"/>
            </w:rPr>
            <w:fldChar w:fldCharType="separate"/>
          </w:r>
          <w:r w:rsidR="00B52B9B">
            <w:rPr>
              <w:rFonts w:ascii="Times New Roman" w:hAnsi="Times New Roman" w:cs="Times New Roman"/>
              <w:sz w:val="24"/>
              <w:szCs w:val="24"/>
            </w:rPr>
            <w:t>(Tomlinson, 2017)</w:t>
          </w:r>
          <w:r w:rsidR="00B52B9B">
            <w:rPr>
              <w:rFonts w:ascii="Times New Roman" w:hAnsi="Times New Roman" w:cs="Times New Roman"/>
              <w:sz w:val="24"/>
              <w:szCs w:val="24"/>
            </w:rPr>
            <w:fldChar w:fldCharType="end"/>
          </w:r>
        </w:sdtContent>
      </w:sdt>
      <w:r w:rsidR="00B52B9B">
        <w:rPr>
          <w:rFonts w:ascii="Times New Roman" w:hAnsi="Times New Roman" w:cs="Times New Roman"/>
          <w:sz w:val="24"/>
          <w:szCs w:val="24"/>
        </w:rPr>
        <w:t xml:space="preserve">conducted longitudinal studies across 25 universities, demonstrating that structured internships help students develop practical skills, workplace competencies, and professional networks that are crucial for career success. Students who complete internships show 35% higher employment rates and 25% higher starting salaries compared </w:t>
      </w:r>
      <w:sdt>
        <w:sdtPr>
          <w:rPr>
            <w:rFonts w:ascii="Times New Roman" w:hAnsi="Times New Roman" w:cs="Times New Roman"/>
            <w:sz w:val="24"/>
            <w:szCs w:val="24"/>
          </w:rPr>
          <w:id w:val="1973783496"/>
        </w:sdtPr>
        <w:sdtContent>
          <w:r w:rsidR="00B52B9B">
            <w:rPr>
              <w:rFonts w:ascii="Times New Roman" w:hAnsi="Times New Roman" w:cs="Times New Roman"/>
              <w:sz w:val="24"/>
              <w:szCs w:val="24"/>
            </w:rPr>
            <w:fldChar w:fldCharType="begin"/>
          </w:r>
          <w:r w:rsidR="00B52B9B">
            <w:rPr>
              <w:rFonts w:ascii="Times New Roman" w:hAnsi="Times New Roman" w:cs="Times New Roman"/>
              <w:sz w:val="24"/>
              <w:szCs w:val="24"/>
            </w:rPr>
            <w:instrText xml:space="preserve"> CITATION Ade20 \l 1033 </w:instrText>
          </w:r>
          <w:r w:rsidR="00B52B9B">
            <w:rPr>
              <w:rFonts w:ascii="Times New Roman" w:hAnsi="Times New Roman" w:cs="Times New Roman"/>
              <w:sz w:val="24"/>
              <w:szCs w:val="24"/>
            </w:rPr>
            <w:fldChar w:fldCharType="separate"/>
          </w:r>
          <w:r w:rsidR="00B52B9B">
            <w:rPr>
              <w:rFonts w:ascii="Times New Roman" w:hAnsi="Times New Roman" w:cs="Times New Roman"/>
              <w:sz w:val="24"/>
              <w:szCs w:val="24"/>
            </w:rPr>
            <w:t>(Adebayo, T., &amp; Ogunleye, F., 2020)</w:t>
          </w:r>
          <w:r w:rsidR="00B52B9B">
            <w:rPr>
              <w:rFonts w:ascii="Times New Roman" w:hAnsi="Times New Roman" w:cs="Times New Roman"/>
              <w:sz w:val="24"/>
              <w:szCs w:val="24"/>
            </w:rPr>
            <w:fldChar w:fldCharType="end"/>
          </w:r>
        </w:sdtContent>
      </w:sdt>
      <w:r w:rsidR="00B52B9B">
        <w:rPr>
          <w:rFonts w:ascii="Times New Roman" w:hAnsi="Times New Roman" w:cs="Times New Roman"/>
          <w:sz w:val="24"/>
          <w:szCs w:val="24"/>
        </w:rPr>
        <w:t xml:space="preserve"> </w:t>
      </w:r>
      <w:sdt>
        <w:sdtPr>
          <w:rPr>
            <w:rFonts w:ascii="Times New Roman" w:hAnsi="Times New Roman" w:cs="Times New Roman"/>
            <w:sz w:val="24"/>
            <w:szCs w:val="24"/>
          </w:rPr>
          <w:id w:val="-1650966458"/>
        </w:sdtPr>
        <w:sdtContent>
          <w:r w:rsidR="00B52B9B">
            <w:rPr>
              <w:rFonts w:ascii="Times New Roman" w:hAnsi="Times New Roman" w:cs="Times New Roman"/>
              <w:sz w:val="24"/>
              <w:szCs w:val="24"/>
            </w:rPr>
            <w:fldChar w:fldCharType="begin"/>
          </w:r>
          <w:r w:rsidR="00B52B9B">
            <w:rPr>
              <w:rFonts w:ascii="Times New Roman" w:hAnsi="Times New Roman" w:cs="Times New Roman"/>
              <w:sz w:val="24"/>
              <w:szCs w:val="24"/>
            </w:rPr>
            <w:instrText xml:space="preserve"> CITATION Jac18 \l 1033 </w:instrText>
          </w:r>
          <w:r w:rsidR="00B52B9B">
            <w:rPr>
              <w:rFonts w:ascii="Times New Roman" w:hAnsi="Times New Roman" w:cs="Times New Roman"/>
              <w:sz w:val="24"/>
              <w:szCs w:val="24"/>
            </w:rPr>
            <w:fldChar w:fldCharType="separate"/>
          </w:r>
          <w:r w:rsidR="00B52B9B">
            <w:rPr>
              <w:rFonts w:ascii="Times New Roman" w:hAnsi="Times New Roman" w:cs="Times New Roman"/>
              <w:sz w:val="24"/>
              <w:szCs w:val="24"/>
            </w:rPr>
            <w:t>(Jackson, D., &amp; Wilton, N., 2018)</w:t>
          </w:r>
          <w:r w:rsidR="00B52B9B">
            <w:rPr>
              <w:rFonts w:ascii="Times New Roman" w:hAnsi="Times New Roman" w:cs="Times New Roman"/>
              <w:sz w:val="24"/>
              <w:szCs w:val="24"/>
            </w:rPr>
            <w:fldChar w:fldCharType="end"/>
          </w:r>
        </w:sdtContent>
      </w:sdt>
      <w:r w:rsidR="00B52B9B">
        <w:rPr>
          <w:rFonts w:ascii="Times New Roman" w:hAnsi="Times New Roman" w:cs="Times New Roman"/>
          <w:sz w:val="24"/>
          <w:szCs w:val="24"/>
        </w:rPr>
        <w:t xml:space="preserve"> highlight unique challenges in developing economies, including limited internship opportunities, poor infrastructure, and lack of standardized processes. Their research in Kenya demonstrates that centralized platforms can address these challenges by providing access to verified opportunities and ensuring quality assurance through institutional oversight.</w:t>
      </w:r>
    </w:p>
    <w:p w14:paraId="521EA800" w14:textId="77777777" w:rsidR="00383FA8" w:rsidRDefault="00B52B9B">
      <w:pPr>
        <w:spacing w:line="360" w:lineRule="auto"/>
        <w:ind w:left="720" w:hanging="720"/>
        <w:rPr>
          <w:rFonts w:ascii="Times New Roman" w:hAnsi="Times New Roman" w:cs="Times New Roman"/>
          <w:sz w:val="24"/>
          <w:szCs w:val="24"/>
        </w:rPr>
      </w:pPr>
      <w:r>
        <w:rPr>
          <w:rStyle w:val="IntenseEmphasis2"/>
        </w:rPr>
        <w:t>2.1.3 Institutional and Corporate Involvement</w:t>
      </w:r>
    </w:p>
    <w:p w14:paraId="7D1FE402" w14:textId="77777777" w:rsidR="00383FA8" w:rsidRDefault="00B52B9B">
      <w:pPr>
        <w:spacing w:line="360" w:lineRule="auto"/>
        <w:rPr>
          <w:rStyle w:val="markdown-bold-text"/>
          <w:rFonts w:ascii="Times New Roman" w:hAnsi="Times New Roman" w:cs="Times New Roman"/>
          <w:sz w:val="24"/>
          <w:szCs w:val="24"/>
        </w:rPr>
      </w:pPr>
      <w:r>
        <w:rPr>
          <w:rStyle w:val="markdown-bold-text"/>
          <w:rFonts w:ascii="Times New Roman" w:hAnsi="Times New Roman" w:cs="Times New Roman"/>
          <w:sz w:val="24"/>
          <w:szCs w:val="24"/>
        </w:rPr>
        <w:t xml:space="preserve">Educational institutions require sophisticated systems to monitor student progress and validate completion. Research by </w:t>
      </w:r>
      <w:sdt>
        <w:sdtPr>
          <w:rPr>
            <w:rStyle w:val="markdown-bold-text"/>
            <w:rFonts w:ascii="Times New Roman" w:hAnsi="Times New Roman" w:cs="Times New Roman"/>
            <w:sz w:val="24"/>
            <w:szCs w:val="24"/>
          </w:rPr>
          <w:id w:val="-1189281250"/>
        </w:sdtPr>
        <w:sdtContent>
          <w:r>
            <w:rPr>
              <w:rStyle w:val="markdown-bold-text"/>
              <w:rFonts w:ascii="Times New Roman" w:hAnsi="Times New Roman" w:cs="Times New Roman"/>
              <w:sz w:val="24"/>
              <w:szCs w:val="24"/>
            </w:rPr>
            <w:fldChar w:fldCharType="begin"/>
          </w:r>
          <w:r>
            <w:rPr>
              <w:rStyle w:val="markdown-bold-text"/>
              <w:rFonts w:ascii="Times New Roman" w:hAnsi="Times New Roman" w:cs="Times New Roman"/>
              <w:sz w:val="24"/>
              <w:szCs w:val="24"/>
            </w:rPr>
            <w:instrText xml:space="preserve"> CITATION Smi20 \l 1033 </w:instrText>
          </w:r>
          <w:r>
            <w:rPr>
              <w:rStyle w:val="markdown-bold-text"/>
              <w:rFonts w:ascii="Times New Roman" w:hAnsi="Times New Roman" w:cs="Times New Roman"/>
              <w:sz w:val="24"/>
              <w:szCs w:val="24"/>
            </w:rPr>
            <w:fldChar w:fldCharType="separate"/>
          </w:r>
          <w:r>
            <w:rPr>
              <w:rStyle w:val="markdown-bold-text"/>
              <w:rFonts w:ascii="Times New Roman" w:hAnsi="Times New Roman" w:cs="Times New Roman"/>
              <w:sz w:val="24"/>
              <w:szCs w:val="24"/>
            </w:rPr>
            <w:t xml:space="preserve"> </w:t>
          </w:r>
          <w:r>
            <w:rPr>
              <w:rFonts w:ascii="Times New Roman" w:hAnsi="Times New Roman" w:cs="Times New Roman"/>
              <w:sz w:val="24"/>
              <w:szCs w:val="24"/>
            </w:rPr>
            <w:t>(Smith, J., &amp; Green, L., 2020)</w:t>
          </w:r>
          <w:r>
            <w:rPr>
              <w:rStyle w:val="markdown-bold-text"/>
              <w:rFonts w:ascii="Times New Roman" w:hAnsi="Times New Roman" w:cs="Times New Roman"/>
              <w:sz w:val="24"/>
              <w:szCs w:val="24"/>
            </w:rPr>
            <w:fldChar w:fldCharType="end"/>
          </w:r>
        </w:sdtContent>
      </w:sdt>
      <w:r>
        <w:rPr>
          <w:rStyle w:val="markdown-bold-text"/>
          <w:rFonts w:ascii="Times New Roman" w:hAnsi="Times New Roman" w:cs="Times New Roman"/>
          <w:sz w:val="24"/>
          <w:szCs w:val="24"/>
        </w:rPr>
        <w:t xml:space="preserve"> shows integrated management systems achieve 70% higher student satisfaction and 45% better academic compliance. Companies need efficient tools for posting opportunities and screening applications. coordination challenges result in 30% of opportunities going unfilled and 25% of students </w:t>
      </w:r>
      <w:sdt>
        <w:sdtPr>
          <w:rPr>
            <w:rStyle w:val="markdown-bold-text"/>
            <w:rFonts w:ascii="Times New Roman" w:hAnsi="Times New Roman" w:cs="Times New Roman"/>
            <w:sz w:val="24"/>
            <w:szCs w:val="24"/>
          </w:rPr>
          <w:id w:val="-1432730448"/>
        </w:sdtPr>
        <w:sdtContent>
          <w:r>
            <w:rPr>
              <w:rStyle w:val="markdown-bold-text"/>
              <w:rFonts w:ascii="Times New Roman" w:hAnsi="Times New Roman" w:cs="Times New Roman"/>
              <w:sz w:val="24"/>
              <w:szCs w:val="24"/>
            </w:rPr>
            <w:fldChar w:fldCharType="begin"/>
          </w:r>
          <w:r>
            <w:rPr>
              <w:rStyle w:val="markdown-bold-text"/>
              <w:rFonts w:ascii="Times New Roman" w:hAnsi="Times New Roman" w:cs="Times New Roman"/>
              <w:sz w:val="24"/>
              <w:szCs w:val="24"/>
            </w:rPr>
            <w:instrText xml:space="preserve"> CITATION Joh19 \l 1033 </w:instrText>
          </w:r>
          <w:r>
            <w:rPr>
              <w:rStyle w:val="markdown-bold-text"/>
              <w:rFonts w:ascii="Times New Roman" w:hAnsi="Times New Roman" w:cs="Times New Roman"/>
              <w:sz w:val="24"/>
              <w:szCs w:val="24"/>
            </w:rPr>
            <w:fldChar w:fldCharType="separate"/>
          </w:r>
          <w:r>
            <w:rPr>
              <w:rFonts w:ascii="Times New Roman" w:hAnsi="Times New Roman" w:cs="Times New Roman"/>
              <w:sz w:val="24"/>
              <w:szCs w:val="24"/>
            </w:rPr>
            <w:t>(Johnson, P., &amp; Brown, K., 2019)</w:t>
          </w:r>
          <w:r>
            <w:rPr>
              <w:rStyle w:val="markdown-bold-text"/>
              <w:rFonts w:ascii="Times New Roman" w:hAnsi="Times New Roman" w:cs="Times New Roman"/>
              <w:sz w:val="24"/>
              <w:szCs w:val="24"/>
            </w:rPr>
            <w:fldChar w:fldCharType="end"/>
          </w:r>
        </w:sdtContent>
      </w:sdt>
      <w:r>
        <w:rPr>
          <w:rStyle w:val="markdown-bold-text"/>
          <w:rFonts w:ascii="Times New Roman" w:hAnsi="Times New Roman" w:cs="Times New Roman"/>
          <w:sz w:val="24"/>
          <w:szCs w:val="24"/>
        </w:rPr>
        <w:t>found digital platforms reduce hiring time by 40% and improve candidate quality by 55%, but emphasize standardized formats and comprehensive profiles. Martinez et al. (2021) reveal receiving inadequate support. Their study emphasizes the importance of real-time communication and collaborative tools in addressing these challenges.</w:t>
      </w:r>
    </w:p>
    <w:p w14:paraId="4B7B2307" w14:textId="77777777" w:rsidR="00383FA8" w:rsidRDefault="00B52B9B">
      <w:pPr>
        <w:pStyle w:val="Heading3"/>
        <w:rPr>
          <w:rStyle w:val="IntenseEmphasis2"/>
        </w:rPr>
      </w:pPr>
      <w:bookmarkStart w:id="111" w:name="_Toc211517571"/>
      <w:r>
        <w:rPr>
          <w:rStyle w:val="IntenseEmphasis2"/>
        </w:rPr>
        <w:t>2.1.4 Technology Integration and Digital Transformation</w:t>
      </w:r>
      <w:bookmarkEnd w:id="111"/>
    </w:p>
    <w:p w14:paraId="4DFB9896" w14:textId="77777777" w:rsidR="00383FA8" w:rsidRDefault="00383FA8"/>
    <w:p w14:paraId="4819928D" w14:textId="77777777" w:rsidR="00383FA8" w:rsidRDefault="00B52B9B">
      <w:pPr>
        <w:spacing w:line="360" w:lineRule="auto"/>
        <w:rPr>
          <w:rFonts w:ascii="Times New Roman" w:hAnsi="Times New Roman" w:cs="Times New Roman"/>
          <w:sz w:val="24"/>
          <w:szCs w:val="24"/>
        </w:rPr>
      </w:pPr>
      <w:r>
        <w:rPr>
          <w:rFonts w:ascii="Times New Roman" w:hAnsi="Times New Roman" w:cs="Times New Roman"/>
          <w:sz w:val="24"/>
          <w:szCs w:val="24"/>
        </w:rPr>
        <w:t xml:space="preserve">The integration of advanced technologies in internship management has gained significant attention. </w:t>
      </w:r>
      <w:sdt>
        <w:sdtPr>
          <w:rPr>
            <w:rFonts w:ascii="Times New Roman" w:hAnsi="Times New Roman" w:cs="Times New Roman"/>
            <w:sz w:val="24"/>
            <w:szCs w:val="24"/>
          </w:rPr>
          <w:id w:val="-516537640"/>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Pat20 \l 1033 </w:instrText>
          </w:r>
          <w:r>
            <w:rPr>
              <w:rFonts w:ascii="Times New Roman" w:hAnsi="Times New Roman" w:cs="Times New Roman"/>
              <w:sz w:val="24"/>
              <w:szCs w:val="24"/>
            </w:rPr>
            <w:fldChar w:fldCharType="separate"/>
          </w:r>
          <w:r>
            <w:rPr>
              <w:rFonts w:ascii="Times New Roman" w:hAnsi="Times New Roman" w:cs="Times New Roman"/>
              <w:sz w:val="24"/>
              <w:szCs w:val="24"/>
            </w:rPr>
            <w:t>(Patel, R., &amp; Singh, K., 2020)</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explore the application of artificial intelligence in matching students with opportunities, demonstrating 60% improvement in placement success rates through intelligent algorithms that consider skills, preferences, and academic background. Research by </w:t>
      </w:r>
      <w:sdt>
        <w:sdtPr>
          <w:rPr>
            <w:rFonts w:ascii="Times New Roman" w:hAnsi="Times New Roman" w:cs="Times New Roman"/>
            <w:sz w:val="24"/>
            <w:szCs w:val="24"/>
          </w:rPr>
          <w:id w:val="-1612888546"/>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Kim21 \l 1033 </w:instrText>
          </w:r>
          <w:r>
            <w:rPr>
              <w:rFonts w:ascii="Times New Roman" w:hAnsi="Times New Roman" w:cs="Times New Roman"/>
              <w:sz w:val="24"/>
              <w:szCs w:val="24"/>
            </w:rPr>
            <w:fldChar w:fldCharType="separate"/>
          </w:r>
          <w:r>
            <w:rPr>
              <w:rFonts w:ascii="Times New Roman" w:hAnsi="Times New Roman" w:cs="Times New Roman"/>
              <w:sz w:val="24"/>
              <w:szCs w:val="24"/>
            </w:rPr>
            <w:t>(Kim, H., &amp; Lee, J., 2021)</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examines the role of real-time communication systems in enhancing stakeholder interaction. Their study of 30 universities shows that platforms with integrated </w:t>
      </w:r>
      <w:r>
        <w:rPr>
          <w:rFonts w:ascii="Times New Roman" w:hAnsi="Times New Roman" w:cs="Times New Roman"/>
          <w:sz w:val="24"/>
          <w:szCs w:val="24"/>
        </w:rPr>
        <w:lastRenderedPageBreak/>
        <w:t>messaging and notification systems achieve 80% improvement in communication efficiency and 50% reduction in response times. Mobile technology adoption has been particularly important in African contexts. Studies by </w:t>
      </w:r>
      <w:sdt>
        <w:sdtPr>
          <w:rPr>
            <w:rFonts w:ascii="Times New Roman" w:hAnsi="Times New Roman" w:cs="Times New Roman"/>
            <w:sz w:val="24"/>
            <w:szCs w:val="24"/>
          </w:rPr>
          <w:id w:val="1656797069"/>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Ade20 \l 1033 </w:instrText>
          </w:r>
          <w:r>
            <w:rPr>
              <w:rFonts w:ascii="Times New Roman" w:hAnsi="Times New Roman" w:cs="Times New Roman"/>
              <w:sz w:val="24"/>
              <w:szCs w:val="24"/>
            </w:rPr>
            <w:fldChar w:fldCharType="separate"/>
          </w:r>
          <w:r>
            <w:rPr>
              <w:rFonts w:ascii="Times New Roman" w:hAnsi="Times New Roman" w:cs="Times New Roman"/>
              <w:sz w:val="24"/>
              <w:szCs w:val="24"/>
            </w:rPr>
            <w:t>(Adebayo, T., &amp; Ogunleye, F., 2020)</w:t>
          </w:r>
          <w:r>
            <w:rPr>
              <w:rFonts w:ascii="Times New Roman" w:hAnsi="Times New Roman" w:cs="Times New Roman"/>
              <w:sz w:val="24"/>
              <w:szCs w:val="24"/>
            </w:rPr>
            <w:fldChar w:fldCharType="end"/>
          </w:r>
        </w:sdtContent>
      </w:sdt>
      <w:r>
        <w:rPr>
          <w:rFonts w:ascii="Times New Roman" w:hAnsi="Times New Roman" w:cs="Times New Roman"/>
          <w:sz w:val="24"/>
          <w:szCs w:val="24"/>
        </w:rPr>
        <w:t>in Nigeria demonstrate that mobile-responsive platforms increase student participation by 45% and improve accessibility in rural areas by 70%. Their research emphasizes the importance of progressive web app capabilities and offline functionality.</w:t>
      </w:r>
    </w:p>
    <w:p w14:paraId="1817FFD2" w14:textId="77777777" w:rsidR="00383FA8" w:rsidRDefault="00B52B9B">
      <w:pPr>
        <w:pStyle w:val="Heading1"/>
        <w:rPr>
          <w:rFonts w:ascii="Times New Roman" w:hAnsi="Times New Roman" w:cs="Times New Roman"/>
        </w:rPr>
      </w:pPr>
      <w:bookmarkStart w:id="112" w:name="_Toc211517572"/>
      <w:r>
        <w:rPr>
          <w:rStyle w:val="markdown-bold-text"/>
          <w:rFonts w:ascii="Times New Roman" w:hAnsi="Times New Roman" w:cs="Times New Roman"/>
        </w:rPr>
        <w:t>2.2 THEORETICAL PERSPECTIVES</w:t>
      </w:r>
      <w:bookmarkEnd w:id="112"/>
    </w:p>
    <w:p w14:paraId="6BBDD189" w14:textId="77777777" w:rsidR="00383FA8" w:rsidRDefault="00B52B9B">
      <w:pPr>
        <w:pStyle w:val="Heading3"/>
        <w:rPr>
          <w:rStyle w:val="IntenseEmphasis2"/>
        </w:rPr>
      </w:pPr>
      <w:bookmarkStart w:id="113" w:name="_Toc211517573"/>
      <w:r>
        <w:rPr>
          <w:rStyle w:val="IntenseEmphasis2"/>
        </w:rPr>
        <w:t>2.2.1 Technology Acceptance Model (TAM)</w:t>
      </w:r>
      <w:bookmarkEnd w:id="113"/>
    </w:p>
    <w:p w14:paraId="6C1C6216" w14:textId="77777777" w:rsidR="00383FA8" w:rsidRDefault="00383FA8"/>
    <w:p w14:paraId="17EBE6CC" w14:textId="77777777" w:rsidR="00383FA8" w:rsidRDefault="00B52B9B">
      <w:pPr>
        <w:spacing w:line="360" w:lineRule="auto"/>
        <w:rPr>
          <w:rFonts w:ascii="Times New Roman" w:hAnsi="Times New Roman" w:cs="Times New Roman"/>
          <w:sz w:val="24"/>
          <w:szCs w:val="24"/>
        </w:rPr>
      </w:pPr>
      <w:r>
        <w:rPr>
          <w:rFonts w:ascii="Times New Roman" w:hAnsi="Times New Roman" w:cs="Times New Roman"/>
          <w:sz w:val="24"/>
          <w:szCs w:val="24"/>
        </w:rPr>
        <w:t xml:space="preserve">The Technology Acceptance Model </w:t>
      </w:r>
      <w:sdt>
        <w:sdtPr>
          <w:rPr>
            <w:rFonts w:ascii="Times New Roman" w:hAnsi="Times New Roman" w:cs="Times New Roman"/>
            <w:sz w:val="24"/>
            <w:szCs w:val="24"/>
          </w:rPr>
          <w:id w:val="-460199726"/>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Dav89 \l 1033 </w:instrText>
          </w:r>
          <w:r>
            <w:rPr>
              <w:rFonts w:ascii="Times New Roman" w:hAnsi="Times New Roman" w:cs="Times New Roman"/>
              <w:sz w:val="24"/>
              <w:szCs w:val="24"/>
            </w:rPr>
            <w:fldChar w:fldCharType="separate"/>
          </w:r>
          <w:r>
            <w:rPr>
              <w:rFonts w:ascii="Times New Roman" w:hAnsi="Times New Roman" w:cs="Times New Roman"/>
              <w:sz w:val="24"/>
              <w:szCs w:val="24"/>
            </w:rPr>
            <w:t>(Davis, 1989)</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provides a foundational framework for understanding user adoption of new technologies. The model identifies perceived usefulness and perceived ease of use as key determinants of user acceptance. Recent extensions by Venkatesh and Davis (2000) include additional factors such as social influence and facilitating conditions. Application of TAM to internship management systems reveals that students prioritize ease of use and accessibility, while institutions focus on perceived usefulness in terms of administrative efficiency and student support capabilities. Companies emphasize both factors but place particular importance on the system's ability to improve hiring outcomes and reduce administrative burden. Research by Al-</w:t>
      </w:r>
      <w:proofErr w:type="spellStart"/>
      <w:r>
        <w:rPr>
          <w:rFonts w:ascii="Times New Roman" w:hAnsi="Times New Roman" w:cs="Times New Roman"/>
          <w:sz w:val="24"/>
          <w:szCs w:val="24"/>
        </w:rPr>
        <w:t>Gahtani</w:t>
      </w:r>
      <w:proofErr w:type="spellEnd"/>
      <w:r>
        <w:rPr>
          <w:rFonts w:ascii="Times New Roman" w:hAnsi="Times New Roman" w:cs="Times New Roman"/>
          <w:sz w:val="24"/>
          <w:szCs w:val="24"/>
        </w:rPr>
        <w:t> (2016) in Saudi Arabia demonstrates that TAM factors explain 65% of variance in user acceptance of educational technology platforms. The study emphasizes the importance of user training and support in enhancing perceived ease of use, particularly for users with limited technical experience.</w:t>
      </w:r>
    </w:p>
    <w:p w14:paraId="5001DCE0" w14:textId="77777777" w:rsidR="00AD61BA" w:rsidRDefault="00AD61BA">
      <w:pPr>
        <w:spacing w:line="360" w:lineRule="auto"/>
        <w:rPr>
          <w:rFonts w:ascii="Times New Roman" w:hAnsi="Times New Roman" w:cs="Times New Roman"/>
          <w:sz w:val="24"/>
          <w:szCs w:val="24"/>
        </w:rPr>
      </w:pPr>
    </w:p>
    <w:p w14:paraId="72836320" w14:textId="77777777" w:rsidR="00AD61BA" w:rsidRDefault="00AD61BA">
      <w:pPr>
        <w:spacing w:line="360" w:lineRule="auto"/>
        <w:rPr>
          <w:rFonts w:ascii="Times New Roman" w:hAnsi="Times New Roman" w:cs="Times New Roman"/>
          <w:sz w:val="24"/>
          <w:szCs w:val="24"/>
        </w:rPr>
      </w:pPr>
    </w:p>
    <w:p w14:paraId="357EB617" w14:textId="77777777" w:rsidR="00AD61BA" w:rsidRDefault="00AD61BA">
      <w:pPr>
        <w:spacing w:line="360" w:lineRule="auto"/>
        <w:rPr>
          <w:rFonts w:ascii="Times New Roman" w:hAnsi="Times New Roman" w:cs="Times New Roman"/>
          <w:sz w:val="24"/>
          <w:szCs w:val="24"/>
        </w:rPr>
      </w:pPr>
    </w:p>
    <w:p w14:paraId="591C66BF" w14:textId="77777777" w:rsidR="00AD61BA" w:rsidRDefault="00AD61BA">
      <w:pPr>
        <w:spacing w:line="360" w:lineRule="auto"/>
        <w:rPr>
          <w:rFonts w:ascii="Times New Roman" w:hAnsi="Times New Roman" w:cs="Times New Roman"/>
          <w:sz w:val="24"/>
          <w:szCs w:val="24"/>
        </w:rPr>
      </w:pPr>
    </w:p>
    <w:p w14:paraId="319E97C9" w14:textId="77777777" w:rsidR="00AD61BA" w:rsidRDefault="00AD61BA">
      <w:pPr>
        <w:spacing w:line="360" w:lineRule="auto"/>
        <w:rPr>
          <w:rFonts w:ascii="Times New Roman" w:hAnsi="Times New Roman" w:cs="Times New Roman"/>
          <w:sz w:val="24"/>
          <w:szCs w:val="24"/>
        </w:rPr>
      </w:pPr>
    </w:p>
    <w:p w14:paraId="2C31D12A" w14:textId="77777777" w:rsidR="00AD61BA" w:rsidRDefault="00AD61BA">
      <w:pPr>
        <w:spacing w:line="360" w:lineRule="auto"/>
        <w:rPr>
          <w:rFonts w:ascii="Times New Roman" w:hAnsi="Times New Roman" w:cs="Times New Roman"/>
          <w:sz w:val="24"/>
          <w:szCs w:val="24"/>
        </w:rPr>
      </w:pPr>
    </w:p>
    <w:p w14:paraId="0E31F541" w14:textId="77777777" w:rsidR="00383FA8" w:rsidRDefault="00B52B9B">
      <w:pPr>
        <w:pStyle w:val="Heading3"/>
        <w:rPr>
          <w:rStyle w:val="IntenseEmphasis2"/>
        </w:rPr>
      </w:pPr>
      <w:bookmarkStart w:id="114" w:name="_Toc211517574"/>
      <w:r>
        <w:rPr>
          <w:rStyle w:val="IntenseEmphasis2"/>
        </w:rPr>
        <w:lastRenderedPageBreak/>
        <w:t>2.2.2 Unified Theory of Acceptance and Use of Technology (UTAUT)</w:t>
      </w:r>
      <w:bookmarkEnd w:id="114"/>
    </w:p>
    <w:p w14:paraId="2D9A6C8C" w14:textId="77777777" w:rsidR="00383FA8" w:rsidRDefault="00383FA8"/>
    <w:p w14:paraId="1842F79A" w14:textId="77777777" w:rsidR="00383FA8" w:rsidRDefault="00B52B9B">
      <w:pPr>
        <w:spacing w:line="360" w:lineRule="auto"/>
        <w:rPr>
          <w:rFonts w:ascii="Times New Roman" w:hAnsi="Times New Roman" w:cs="Times New Roman"/>
          <w:sz w:val="24"/>
          <w:szCs w:val="24"/>
        </w:rPr>
      </w:pPr>
      <w:r>
        <w:rPr>
          <w:rFonts w:ascii="Times New Roman" w:hAnsi="Times New Roman" w:cs="Times New Roman"/>
          <w:sz w:val="24"/>
          <w:szCs w:val="24"/>
        </w:rPr>
        <w:t>The UTAUT model (Venkatesh et al., 2003) extends TAM by incorporating performance expectancy, effort expectancy, social influence, and facilitating conditions. This model has been particularly effective in explaining technology adoption in organizational contexts. Application to internship management systems reveals that performance expectancy (improved outcomes) and effort expectancy (ease of use) are primary drivers for all user groups. Social influence plays a significant role in institutional adoption, as schools often follow peer institutions in technology implementation. Facilitating conditions, including technical support and training, are crucial for successful adoption across all stakeholder groups.</w:t>
      </w:r>
    </w:p>
    <w:p w14:paraId="5C218006" w14:textId="77777777" w:rsidR="00383FA8" w:rsidRDefault="00B52B9B">
      <w:pPr>
        <w:pStyle w:val="Heading3"/>
        <w:rPr>
          <w:rStyle w:val="IntenseEmphasis2"/>
        </w:rPr>
      </w:pPr>
      <w:bookmarkStart w:id="115" w:name="_Toc211517575"/>
      <w:r>
        <w:rPr>
          <w:rStyle w:val="IntenseEmphasis2"/>
        </w:rPr>
        <w:t>2.2.3 Socio-Technical Systems Theory</w:t>
      </w:r>
      <w:bookmarkEnd w:id="115"/>
    </w:p>
    <w:p w14:paraId="0C393F0C" w14:textId="77777777" w:rsidR="00383FA8" w:rsidRDefault="00383FA8"/>
    <w:p w14:paraId="0B34732C" w14:textId="77777777" w:rsidR="00383FA8" w:rsidRDefault="00B52B9B">
      <w:pPr>
        <w:spacing w:line="360" w:lineRule="auto"/>
        <w:rPr>
          <w:rFonts w:ascii="Times New Roman" w:hAnsi="Times New Roman" w:cs="Times New Roman"/>
          <w:sz w:val="24"/>
          <w:szCs w:val="24"/>
        </w:rPr>
      </w:pPr>
      <w:r>
        <w:rPr>
          <w:rFonts w:ascii="Times New Roman" w:hAnsi="Times New Roman" w:cs="Times New Roman"/>
          <w:sz w:val="24"/>
          <w:szCs w:val="24"/>
        </w:rPr>
        <w:t>Socio-technical systems theory (Trist, 1981) emphasizes the interaction between social and technical elements in organizational systems. This perspective is particularly relevant for internship management platforms, which must balance technological capabilities with social and organizational requirements. The theory suggests that successful implementation requires alignment between technical features and social processes, user needs and system capabilities, and individual goals and organizational objectives. This alignment is crucial for internship platforms that serve multiple stakeholder groups with diverse needs and expectations.</w:t>
      </w:r>
    </w:p>
    <w:p w14:paraId="76332138" w14:textId="77777777" w:rsidR="00383FA8" w:rsidRDefault="00B52B9B">
      <w:pPr>
        <w:pStyle w:val="Heading3"/>
        <w:rPr>
          <w:rStyle w:val="IntenseEmphasis2"/>
        </w:rPr>
      </w:pPr>
      <w:bookmarkStart w:id="116" w:name="_Toc211517576"/>
      <w:r>
        <w:rPr>
          <w:rStyle w:val="IntenseEmphasis2"/>
        </w:rPr>
        <w:t>2.2.4 Human-Computer Interaction (HCI) Principles</w:t>
      </w:r>
      <w:bookmarkEnd w:id="116"/>
    </w:p>
    <w:p w14:paraId="228E5110" w14:textId="77777777" w:rsidR="00383FA8" w:rsidRDefault="00B52B9B">
      <w:pPr>
        <w:pBdr>
          <w:top w:val="none" w:sz="0" w:space="1"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HCI principles emphasize user-centered design, accessibility, and usability as fundamental requirements for successful technology implementation. Research by Nielsen (2012) identifies key usability principles including visibility of system status, user control, consistency, and error prevention. Application to internship management systems requires attention to diverse user needs, varying technical capabilities, and different cultural contexts. This is particularly important in African settings where users may have limited experience with complex web applications and varying levels of technical literacy.</w:t>
      </w:r>
    </w:p>
    <w:p w14:paraId="48C8A60F" w14:textId="77777777" w:rsidR="00383FA8" w:rsidRDefault="00383FA8">
      <w:pPr>
        <w:pBdr>
          <w:top w:val="none" w:sz="0" w:space="1" w:color="auto"/>
          <w:bottom w:val="none" w:sz="0" w:space="1" w:color="auto"/>
          <w:right w:val="none" w:sz="0" w:space="4" w:color="auto"/>
        </w:pBdr>
        <w:spacing w:before="100" w:beforeAutospacing="1" w:after="100" w:afterAutospacing="1" w:line="360" w:lineRule="auto"/>
        <w:rPr>
          <w:rFonts w:ascii="Times New Roman" w:hAnsi="Times New Roman" w:cs="Times New Roman"/>
          <w:sz w:val="24"/>
          <w:szCs w:val="24"/>
        </w:rPr>
      </w:pPr>
    </w:p>
    <w:p w14:paraId="54975FB8" w14:textId="77777777" w:rsidR="00383FA8" w:rsidRDefault="00B52B9B">
      <w:pPr>
        <w:pStyle w:val="Heading3"/>
        <w:rPr>
          <w:rStyle w:val="IntenseEmphasis2"/>
        </w:rPr>
      </w:pPr>
      <w:bookmarkStart w:id="117" w:name="_Toc211517577"/>
      <w:r>
        <w:rPr>
          <w:rStyle w:val="IntenseEmphasis2"/>
        </w:rPr>
        <w:lastRenderedPageBreak/>
        <w:t>2.2.4 Human-Computer Interaction (HCI) Principles</w:t>
      </w:r>
      <w:bookmarkEnd w:id="117"/>
    </w:p>
    <w:p w14:paraId="4E40009E" w14:textId="77777777" w:rsidR="00383FA8" w:rsidRDefault="00383FA8"/>
    <w:p w14:paraId="08648106" w14:textId="77777777" w:rsidR="00383FA8" w:rsidRDefault="00B52B9B">
      <w:pPr>
        <w:spacing w:line="360" w:lineRule="auto"/>
        <w:rPr>
          <w:rStyle w:val="markdown-bold-text"/>
          <w:rFonts w:ascii="Times New Roman" w:hAnsi="Times New Roman" w:cs="Times New Roman"/>
          <w:sz w:val="24"/>
          <w:szCs w:val="24"/>
        </w:rPr>
      </w:pPr>
      <w:r>
        <w:rPr>
          <w:rStyle w:val="markdown-bold-text"/>
          <w:rFonts w:ascii="Times New Roman" w:hAnsi="Times New Roman" w:cs="Times New Roman"/>
          <w:sz w:val="24"/>
          <w:szCs w:val="24"/>
        </w:rPr>
        <w:t xml:space="preserve">HCI principles emphasize user-centered design, accessibility, and usability as fundamental requirements for successful technology implementation. Nielsen (2012) identifies key usability principles including visibility of system status, user control, consistency, and error prevention, particularly important in African settings where users may have limited experience with complex web applications. </w:t>
      </w:r>
      <w:proofErr w:type="spellStart"/>
      <w:r>
        <w:rPr>
          <w:rStyle w:val="markdown-bold-text"/>
          <w:rFonts w:ascii="Times New Roman" w:hAnsi="Times New Roman" w:cs="Times New Roman"/>
          <w:sz w:val="24"/>
          <w:szCs w:val="24"/>
        </w:rPr>
        <w:t>Preece</w:t>
      </w:r>
      <w:proofErr w:type="spellEnd"/>
      <w:r>
        <w:rPr>
          <w:rStyle w:val="markdown-bold-text"/>
          <w:rFonts w:ascii="Times New Roman" w:hAnsi="Times New Roman" w:cs="Times New Roman"/>
          <w:sz w:val="24"/>
          <w:szCs w:val="24"/>
        </w:rPr>
        <w:t xml:space="preserve"> et al. (2015) demonstrate that systems incorporating intuitive navigation, clear feedback mechanisms, and accessible information architecture achieve 40% higher user adoption rates and 60% better task completion rates. For internship management platforms, this translates to simplified application processes, clear status indicators, and responsive design accommodating different devices and connectivity conditions. The application to Internship Connect Rwanda requires attention to Rwanda's diverse user base, incorporating progressive disclosure, contextual help systems, and multi-language support to ensure accessibility across different user groups and cultural contexts.</w:t>
      </w:r>
    </w:p>
    <w:p w14:paraId="12B66B92" w14:textId="77777777" w:rsidR="00383FA8" w:rsidRDefault="00B52B9B">
      <w:pPr>
        <w:pStyle w:val="Heading1"/>
        <w:rPr>
          <w:rFonts w:ascii="Times New Roman" w:hAnsi="Times New Roman" w:cs="Times New Roman"/>
        </w:rPr>
      </w:pPr>
      <w:bookmarkStart w:id="118" w:name="_Toc211517578"/>
      <w:r>
        <w:rPr>
          <w:rStyle w:val="markdown-bold-text"/>
          <w:rFonts w:ascii="Times New Roman" w:hAnsi="Times New Roman" w:cs="Times New Roman"/>
        </w:rPr>
        <w:t>2.3 RELATED STUDIES</w:t>
      </w:r>
      <w:bookmarkEnd w:id="118"/>
    </w:p>
    <w:p w14:paraId="7B496FD7" w14:textId="77777777" w:rsidR="00383FA8" w:rsidRDefault="00B52B9B">
      <w:pPr>
        <w:pStyle w:val="Heading3"/>
        <w:rPr>
          <w:rStyle w:val="markdown-bold-text"/>
          <w:rFonts w:ascii="Times New Roman" w:hAnsi="Times New Roman" w:cs="Times New Roman"/>
          <w:color w:val="4472C4" w:themeColor="accent1"/>
        </w:rPr>
      </w:pPr>
      <w:bookmarkStart w:id="119" w:name="_Toc211517579"/>
      <w:r>
        <w:rPr>
          <w:rStyle w:val="markdown-bold-text"/>
          <w:rFonts w:ascii="Times New Roman" w:hAnsi="Times New Roman" w:cs="Times New Roman"/>
          <w:color w:val="4472C4" w:themeColor="accent1"/>
        </w:rPr>
        <w:t>2.3.1 Existing Internship Platforms</w:t>
      </w:r>
      <w:bookmarkEnd w:id="119"/>
    </w:p>
    <w:p w14:paraId="4B5486F6" w14:textId="77777777" w:rsidR="00383FA8" w:rsidRDefault="00383FA8"/>
    <w:p w14:paraId="04CA6EF3" w14:textId="77777777" w:rsidR="00383FA8" w:rsidRDefault="00B52B9B">
      <w:pPr>
        <w:spacing w:line="360" w:lineRule="auto"/>
        <w:rPr>
          <w:rStyle w:val="markdown-bold-text"/>
          <w:rFonts w:ascii="Times New Roman" w:hAnsi="Times New Roman" w:cs="Times New Roman"/>
          <w:sz w:val="24"/>
        </w:rPr>
      </w:pPr>
      <w:r>
        <w:rPr>
          <w:rStyle w:val="markdown-bold-text"/>
          <w:rFonts w:ascii="Times New Roman" w:hAnsi="Times New Roman" w:cs="Times New Roman"/>
          <w:sz w:val="24"/>
        </w:rPr>
        <w:t xml:space="preserve">Empirical studies on global internship platforms provide valuable insights into best practices and limitations. </w:t>
      </w:r>
      <w:proofErr w:type="spellStart"/>
      <w:r>
        <w:rPr>
          <w:rStyle w:val="markdown-bold-text"/>
          <w:rFonts w:ascii="Times New Roman" w:hAnsi="Times New Roman" w:cs="Times New Roman"/>
          <w:sz w:val="24"/>
        </w:rPr>
        <w:t>Internshala</w:t>
      </w:r>
      <w:proofErr w:type="spellEnd"/>
      <w:r>
        <w:rPr>
          <w:rStyle w:val="markdown-bold-text"/>
          <w:rFonts w:ascii="Times New Roman" w:hAnsi="Times New Roman" w:cs="Times New Roman"/>
          <w:sz w:val="24"/>
        </w:rPr>
        <w:t> (India) serves over 4 million students and 80,000 companies, with research by Singh and Gupta (2019) finding such platforms enhance student engagement by 45% and facilitate 30% more efficient recruitment processes, though limitations include lack of local customization for academic compliance. Handshake (USA) serves over 1,000 universities and 500,000 employers, with Johnson and Smith (2020) showing 60% improvement in internship placement rates attributed to comprehensive matching algorithms and real-time communication features. However, Martinez et al. (2021) highlight challenges in adapting such platforms to different cultural and educational contexts, particularly in developing economies. Research by Adebayo and Ogunleye (2020) in Nigeria examined adaptation of international platforms to local contexts, revealing significant challenges including language barriers, cultural differences, and varying educational systems, emphasizing the need for locally-developed solutions that understand regional challenges and requirements.</w:t>
      </w:r>
    </w:p>
    <w:p w14:paraId="650F231D" w14:textId="77777777" w:rsidR="00383FA8" w:rsidRDefault="00B52B9B">
      <w:pPr>
        <w:spacing w:line="360" w:lineRule="auto"/>
        <w:rPr>
          <w:rStyle w:val="IntenseEmphasis2"/>
          <w:rFonts w:ascii="Times New Roman" w:hAnsi="Times New Roman" w:cs="Times New Roman"/>
          <w:i w:val="0"/>
          <w:iCs w:val="0"/>
          <w:color w:val="auto"/>
          <w:sz w:val="24"/>
        </w:rPr>
      </w:pPr>
      <w:r>
        <w:rPr>
          <w:rStyle w:val="IntenseEmphasis2"/>
        </w:rPr>
        <w:lastRenderedPageBreak/>
        <w:t>2.3.2 Academic Monitoring Systems</w:t>
      </w:r>
    </w:p>
    <w:p w14:paraId="10C2EA47" w14:textId="77777777" w:rsidR="00383FA8" w:rsidRDefault="00B52B9B">
      <w:pPr>
        <w:spacing w:line="360" w:lineRule="auto"/>
        <w:rPr>
          <w:rStyle w:val="markdown-bold-text"/>
          <w:rFonts w:ascii="Times New Roman" w:hAnsi="Times New Roman" w:cs="Times New Roman"/>
          <w:sz w:val="24"/>
        </w:rPr>
      </w:pPr>
      <w:r>
        <w:rPr>
          <w:rStyle w:val="markdown-bold-text"/>
          <w:rFonts w:ascii="Times New Roman" w:hAnsi="Times New Roman" w:cs="Times New Roman"/>
          <w:sz w:val="24"/>
        </w:rPr>
        <w:t xml:space="preserve">Research by Chen et al. (2020) demonstrates that academic monitoring systems tracking student progress and ensuring compliance achieve 70% higher student satisfaction rates and 50% better learning outcomes across 30 universities in Asia. However, Thompson and Wilson (2019) reveal that 65% of current systems lack real-time school approval capabilities, creating significant gaps in academic oversight and emphasizing the need for integrated systems. Limited studies exist on internship management in Rwanda, but Nkurunziza and </w:t>
      </w:r>
      <w:proofErr w:type="spellStart"/>
      <w:r>
        <w:rPr>
          <w:rStyle w:val="markdown-bold-text"/>
          <w:rFonts w:ascii="Times New Roman" w:hAnsi="Times New Roman" w:cs="Times New Roman"/>
          <w:sz w:val="24"/>
        </w:rPr>
        <w:t>Mukamana</w:t>
      </w:r>
      <w:proofErr w:type="spellEnd"/>
      <w:r>
        <w:rPr>
          <w:rStyle w:val="markdown-bold-text"/>
          <w:rFonts w:ascii="Times New Roman" w:hAnsi="Times New Roman" w:cs="Times New Roman"/>
          <w:sz w:val="24"/>
        </w:rPr>
        <w:t xml:space="preserve"> (2021) identify specific challenges including lack of standardized processes, limited institutional capacity for monitoring, and poor coordination between educational institutions and companies. Their study provides valuable insights for developing locally-appropriate solutions that address Rwanda's unique educational landscape and institutional requirements.</w:t>
      </w:r>
    </w:p>
    <w:p w14:paraId="20A257FF" w14:textId="77777777" w:rsidR="00383FA8" w:rsidRDefault="00B52B9B">
      <w:pPr>
        <w:pStyle w:val="Heading3"/>
        <w:rPr>
          <w:rStyle w:val="IntenseEmphasis2"/>
        </w:rPr>
      </w:pPr>
      <w:bookmarkStart w:id="120" w:name="_Toc211517580"/>
      <w:r>
        <w:rPr>
          <w:rStyle w:val="IntenseEmphasis2"/>
        </w:rPr>
        <w:t>2.3.3 Notification and Analytics Systems</w:t>
      </w:r>
      <w:bookmarkEnd w:id="120"/>
    </w:p>
    <w:p w14:paraId="0F169FF1" w14:textId="77777777" w:rsidR="00383FA8" w:rsidRDefault="00B52B9B">
      <w:pPr>
        <w:spacing w:line="360" w:lineRule="auto"/>
        <w:rPr>
          <w:rFonts w:ascii="Times New Roman" w:hAnsi="Times New Roman" w:cs="Times New Roman"/>
          <w:sz w:val="24"/>
        </w:rPr>
      </w:pPr>
      <w:r>
        <w:rPr>
          <w:rFonts w:ascii="Times New Roman" w:hAnsi="Times New Roman" w:cs="Times New Roman"/>
          <w:sz w:val="24"/>
        </w:rPr>
        <w:t>Real-time notifications and data analytics are essential for improving communication and decision-making in internship management. Studies by Wang and Lee (2018) indicate that automated notifications for application status updates and deadlines reduce communication delays by 50% and increase student satisfaction by 35%, demonstrating that timely communication is crucial for maintaining student engagement. Analytics tools enable administrators and companies to evaluate program effectiveness, with research by Kim and Park (2020) showing that institutions using comprehensive analytics achieve 40% better student outcomes and 25% more efficient resource allocation. Research by Patel and Kumar (2021) in India demonstrates that mobile-optimized platforms with push notifications achieve 60% higher user engagement rates, which is particularly relevant for Rwanda where mobile device usage is high and connectivity conditions vary significantly across different regions.</w:t>
      </w:r>
    </w:p>
    <w:p w14:paraId="72028CE8" w14:textId="77777777" w:rsidR="00383FA8" w:rsidRDefault="00B52B9B">
      <w:pPr>
        <w:pStyle w:val="Heading3"/>
        <w:rPr>
          <w:i/>
          <w:iCs/>
          <w:color w:val="4472C4" w:themeColor="accent1"/>
        </w:rPr>
      </w:pPr>
      <w:bookmarkStart w:id="121" w:name="_Toc211517581"/>
      <w:r>
        <w:rPr>
          <w:rStyle w:val="IntenseEmphasis2"/>
        </w:rPr>
        <w:t>2.3.4 Technology Integration and Scalability</w:t>
      </w:r>
      <w:bookmarkEnd w:id="121"/>
    </w:p>
    <w:p w14:paraId="66E48E80" w14:textId="77777777" w:rsidR="00383FA8" w:rsidRDefault="00B52B9B">
      <w:pPr>
        <w:spacing w:line="360" w:lineRule="auto"/>
        <w:rPr>
          <w:rFonts w:ascii="Times New Roman" w:hAnsi="Times New Roman" w:cs="Times New Roman"/>
          <w:sz w:val="24"/>
        </w:rPr>
      </w:pPr>
      <w:r>
        <w:rPr>
          <w:rStyle w:val="markdown-bold-text"/>
          <w:rFonts w:ascii="Times New Roman" w:hAnsi="Times New Roman" w:cs="Times New Roman"/>
          <w:sz w:val="24"/>
        </w:rPr>
        <w:t>Studies by Anderson and Rivera (2019) and Zhang et al. (2020) demonstrate that successful technology integration in educational systems requires user training, technical support, gradual implementation strategies, and cloud-based architectures with microservices design to accommodate growing user bases while maintaining performance, which is particularly relevant for Internship Connect Rwanda's nationwide educational ecosystem.</w:t>
      </w:r>
    </w:p>
    <w:p w14:paraId="693BA5D4" w14:textId="77777777" w:rsidR="00383FA8" w:rsidRDefault="00383FA8">
      <w:pPr>
        <w:spacing w:line="360" w:lineRule="auto"/>
        <w:rPr>
          <w:rFonts w:ascii="Times New Roman" w:hAnsi="Times New Roman" w:cs="Times New Roman"/>
          <w:sz w:val="24"/>
          <w:szCs w:val="24"/>
        </w:rPr>
      </w:pPr>
    </w:p>
    <w:p w14:paraId="3055B459" w14:textId="77777777" w:rsidR="00383FA8" w:rsidRDefault="00B52B9B">
      <w:pPr>
        <w:pStyle w:val="Heading2"/>
        <w:rPr>
          <w:rStyle w:val="Heading2Char"/>
          <w:rFonts w:ascii="Times New Roman" w:hAnsi="Times New Roman" w:cs="Times New Roman"/>
          <w:b/>
        </w:rPr>
      </w:pPr>
      <w:bookmarkStart w:id="122" w:name="_Toc211517582"/>
      <w:r>
        <w:rPr>
          <w:rStyle w:val="markdown-bold-text"/>
          <w:rFonts w:ascii="Times New Roman" w:hAnsi="Times New Roman" w:cs="Times New Roman"/>
        </w:rPr>
        <w:lastRenderedPageBreak/>
        <w:t xml:space="preserve">2.4 </w:t>
      </w:r>
      <w:r>
        <w:rPr>
          <w:rStyle w:val="Heading2Char"/>
          <w:rFonts w:ascii="Times New Roman" w:hAnsi="Times New Roman" w:cs="Times New Roman"/>
          <w:b/>
        </w:rPr>
        <w:t>RESEARCH GAPS AND JUSTIFICATION</w:t>
      </w:r>
      <w:bookmarkEnd w:id="122"/>
    </w:p>
    <w:p w14:paraId="62F4773F" w14:textId="77777777" w:rsidR="00383FA8" w:rsidRDefault="00383FA8"/>
    <w:p w14:paraId="578F9F93" w14:textId="77777777" w:rsidR="00383FA8" w:rsidRDefault="00B52B9B" w:rsidP="006708AA">
      <w:pPr>
        <w:spacing w:after="0" w:line="240" w:lineRule="auto"/>
        <w:rPr>
          <w:rFonts w:ascii="Times New Roman" w:eastAsia="Times New Roman" w:hAnsi="Times New Roman" w:cs="Times New Roman"/>
          <w:sz w:val="24"/>
          <w:szCs w:val="24"/>
        </w:rPr>
        <w:pPrChange w:id="123" w:author="Jean Dieudonne" w:date="2025-10-17T09:10:00Z">
          <w:pPr>
            <w:spacing w:after="0" w:line="240" w:lineRule="auto"/>
            <w:jc w:val="left"/>
          </w:pPr>
        </w:pPrChange>
      </w:pPr>
      <w:r>
        <w:rPr>
          <w:rFonts w:ascii="Times New Roman" w:eastAsia="Times New Roman" w:hAnsi="Times New Roman" w:cs="Times New Roman"/>
          <w:sz w:val="24"/>
          <w:szCs w:val="24"/>
        </w:rPr>
        <w:t xml:space="preserve">This literature review identifies critical gaps in current internship management research that justify developing Internship Connect Rwanda: </w:t>
      </w:r>
      <w:r>
        <w:rPr>
          <w:rFonts w:ascii="Times New Roman" w:eastAsia="Times New Roman" w:hAnsi="Times New Roman" w:cs="Times New Roman"/>
          <w:b/>
          <w:bCs/>
          <w:sz w:val="24"/>
          <w:szCs w:val="24"/>
        </w:rPr>
        <w:t>Geographic and Cultural Gaps:</w:t>
      </w:r>
    </w:p>
    <w:p w14:paraId="3BE9B5A0" w14:textId="77777777" w:rsidR="00383FA8" w:rsidRDefault="00B52B9B" w:rsidP="006708AA">
      <w:pPr>
        <w:numPr>
          <w:ilvl w:val="0"/>
          <w:numId w:val="25"/>
        </w:numPr>
        <w:spacing w:before="100" w:beforeAutospacing="1" w:after="100" w:afterAutospacing="1" w:line="240" w:lineRule="auto"/>
        <w:ind w:left="240"/>
        <w:rPr>
          <w:rFonts w:ascii="Times New Roman" w:eastAsia="Times New Roman" w:hAnsi="Times New Roman" w:cs="Times New Roman"/>
          <w:sz w:val="24"/>
          <w:szCs w:val="24"/>
        </w:rPr>
        <w:pPrChange w:id="124" w:author="Jean Dieudonne" w:date="2025-10-17T09:10:00Z">
          <w:pPr>
            <w:numPr>
              <w:numId w:val="25"/>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Lack of locally-adapted systems for African educational contexts</w:t>
      </w:r>
    </w:p>
    <w:p w14:paraId="0FE99232" w14:textId="77777777" w:rsidR="00383FA8" w:rsidRDefault="00B52B9B" w:rsidP="006708AA">
      <w:pPr>
        <w:numPr>
          <w:ilvl w:val="0"/>
          <w:numId w:val="26"/>
        </w:numPr>
        <w:spacing w:before="100" w:beforeAutospacing="1" w:after="100" w:afterAutospacing="1" w:line="240" w:lineRule="auto"/>
        <w:ind w:left="240"/>
        <w:rPr>
          <w:rFonts w:ascii="Times New Roman" w:eastAsia="Times New Roman" w:hAnsi="Times New Roman" w:cs="Times New Roman"/>
          <w:sz w:val="24"/>
          <w:szCs w:val="24"/>
        </w:rPr>
        <w:pPrChange w:id="125" w:author="Jean Dieudonne" w:date="2025-10-17T09:10:00Z">
          <w:pPr>
            <w:numPr>
              <w:numId w:val="26"/>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Limited research on internship management in Rwanda and developing economies</w:t>
      </w:r>
    </w:p>
    <w:p w14:paraId="0E9A3E31" w14:textId="77777777" w:rsidR="00383FA8" w:rsidRDefault="00B52B9B" w:rsidP="006708AA">
      <w:pPr>
        <w:numPr>
          <w:ilvl w:val="0"/>
          <w:numId w:val="27"/>
        </w:numPr>
        <w:spacing w:before="100" w:beforeAutospacing="1" w:after="100" w:afterAutospacing="1" w:line="240" w:lineRule="auto"/>
        <w:ind w:left="240"/>
        <w:rPr>
          <w:rFonts w:ascii="Times New Roman" w:eastAsia="Times New Roman" w:hAnsi="Times New Roman" w:cs="Times New Roman"/>
          <w:sz w:val="24"/>
          <w:szCs w:val="24"/>
        </w:rPr>
        <w:pPrChange w:id="126" w:author="Jean Dieudonne" w:date="2025-10-17T09:10:00Z">
          <w:pPr>
            <w:numPr>
              <w:numId w:val="27"/>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Absence of platforms addressing varying connectivity and diverse educational systems</w:t>
      </w:r>
    </w:p>
    <w:p w14:paraId="4E508FDA" w14:textId="77777777" w:rsidR="00383FA8" w:rsidRDefault="00B52B9B" w:rsidP="006708AA">
      <w:pPr>
        <w:spacing w:after="0" w:line="240" w:lineRule="auto"/>
        <w:rPr>
          <w:rFonts w:ascii="Times New Roman" w:eastAsia="Times New Roman" w:hAnsi="Times New Roman" w:cs="Times New Roman"/>
          <w:sz w:val="24"/>
          <w:szCs w:val="24"/>
        </w:rPr>
        <w:pPrChange w:id="127" w:author="Jean Dieudonne" w:date="2025-10-17T09:10:00Z">
          <w:pPr>
            <w:spacing w:after="0" w:line="240" w:lineRule="auto"/>
            <w:jc w:val="left"/>
          </w:pPr>
        </w:pPrChange>
      </w:pPr>
      <w:r>
        <w:rPr>
          <w:rFonts w:ascii="Times New Roman" w:eastAsia="Times New Roman" w:hAnsi="Times New Roman" w:cs="Times New Roman"/>
          <w:b/>
          <w:bCs/>
          <w:sz w:val="24"/>
          <w:szCs w:val="24"/>
        </w:rPr>
        <w:t>Functional Gaps:</w:t>
      </w:r>
    </w:p>
    <w:p w14:paraId="03AB84ED" w14:textId="77777777" w:rsidR="00383FA8" w:rsidRDefault="00B52B9B" w:rsidP="006708AA">
      <w:pPr>
        <w:numPr>
          <w:ilvl w:val="0"/>
          <w:numId w:val="28"/>
        </w:numPr>
        <w:spacing w:before="100" w:beforeAutospacing="1" w:after="100" w:afterAutospacing="1" w:line="240" w:lineRule="auto"/>
        <w:ind w:left="240"/>
        <w:rPr>
          <w:rFonts w:ascii="Times New Roman" w:eastAsia="Times New Roman" w:hAnsi="Times New Roman" w:cs="Times New Roman"/>
          <w:sz w:val="24"/>
          <w:szCs w:val="24"/>
        </w:rPr>
        <w:pPrChange w:id="128" w:author="Jean Dieudonne" w:date="2025-10-17T09:10:00Z">
          <w:pPr>
            <w:numPr>
              <w:numId w:val="28"/>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Limited stakeholder integration in single platforms</w:t>
      </w:r>
    </w:p>
    <w:p w14:paraId="66172CB2" w14:textId="77777777" w:rsidR="00383FA8" w:rsidRDefault="00B52B9B" w:rsidP="006708AA">
      <w:pPr>
        <w:numPr>
          <w:ilvl w:val="0"/>
          <w:numId w:val="29"/>
        </w:numPr>
        <w:spacing w:before="100" w:beforeAutospacing="1" w:after="100" w:afterAutospacing="1" w:line="240" w:lineRule="auto"/>
        <w:ind w:left="240"/>
        <w:rPr>
          <w:rFonts w:ascii="Times New Roman" w:eastAsia="Times New Roman" w:hAnsi="Times New Roman" w:cs="Times New Roman"/>
          <w:sz w:val="24"/>
          <w:szCs w:val="24"/>
        </w:rPr>
        <w:pPrChange w:id="129" w:author="Jean Dieudonne" w:date="2025-10-17T09:10:00Z">
          <w:pPr>
            <w:numPr>
              <w:numId w:val="29"/>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Insufficient academic monitoring and compliance tracking tools</w:t>
      </w:r>
    </w:p>
    <w:p w14:paraId="221A9623" w14:textId="77777777" w:rsidR="00383FA8" w:rsidRDefault="00B52B9B" w:rsidP="006708AA">
      <w:pPr>
        <w:numPr>
          <w:ilvl w:val="0"/>
          <w:numId w:val="30"/>
        </w:numPr>
        <w:spacing w:before="100" w:beforeAutospacing="1" w:after="100" w:afterAutospacing="1" w:line="240" w:lineRule="auto"/>
        <w:ind w:left="240"/>
        <w:rPr>
          <w:rFonts w:ascii="Times New Roman" w:eastAsia="Times New Roman" w:hAnsi="Times New Roman" w:cs="Times New Roman"/>
          <w:sz w:val="24"/>
          <w:szCs w:val="24"/>
        </w:rPr>
        <w:pPrChange w:id="130" w:author="Jean Dieudonne" w:date="2025-10-17T09:10:00Z">
          <w:pPr>
            <w:numPr>
              <w:numId w:val="30"/>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Lack of AI-powered matching algorithms for internship placement</w:t>
      </w:r>
    </w:p>
    <w:p w14:paraId="70FE7EA6" w14:textId="77777777" w:rsidR="00383FA8" w:rsidRDefault="00B52B9B" w:rsidP="006708AA">
      <w:pPr>
        <w:numPr>
          <w:ilvl w:val="0"/>
          <w:numId w:val="31"/>
        </w:numPr>
        <w:spacing w:before="100" w:beforeAutospacing="1" w:after="100" w:afterAutospacing="1" w:line="240" w:lineRule="auto"/>
        <w:ind w:left="240"/>
        <w:rPr>
          <w:rFonts w:ascii="Times New Roman" w:eastAsia="Times New Roman" w:hAnsi="Times New Roman" w:cs="Times New Roman"/>
          <w:sz w:val="24"/>
          <w:szCs w:val="24"/>
        </w:rPr>
        <w:pPrChange w:id="131" w:author="Jean Dieudonne" w:date="2025-10-17T09:10:00Z">
          <w:pPr>
            <w:numPr>
              <w:numId w:val="31"/>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Minimal real-time communication and analytics integration</w:t>
      </w:r>
    </w:p>
    <w:p w14:paraId="6E4DA083" w14:textId="77777777" w:rsidR="00383FA8" w:rsidRDefault="00B52B9B" w:rsidP="006708AA">
      <w:pPr>
        <w:spacing w:after="0" w:line="240" w:lineRule="auto"/>
        <w:rPr>
          <w:rFonts w:ascii="Times New Roman" w:eastAsia="Times New Roman" w:hAnsi="Times New Roman" w:cs="Times New Roman"/>
          <w:sz w:val="24"/>
          <w:szCs w:val="24"/>
        </w:rPr>
        <w:pPrChange w:id="132" w:author="Jean Dieudonne" w:date="2025-10-17T09:10:00Z">
          <w:pPr>
            <w:spacing w:after="0" w:line="240" w:lineRule="auto"/>
            <w:jc w:val="left"/>
          </w:pPr>
        </w:pPrChange>
      </w:pPr>
      <w:r>
        <w:rPr>
          <w:rFonts w:ascii="Times New Roman" w:eastAsia="Times New Roman" w:hAnsi="Times New Roman" w:cs="Times New Roman"/>
          <w:b/>
          <w:bCs/>
          <w:sz w:val="24"/>
          <w:szCs w:val="24"/>
        </w:rPr>
        <w:t>Technical Gaps:</w:t>
      </w:r>
    </w:p>
    <w:p w14:paraId="3313A552" w14:textId="77777777" w:rsidR="00383FA8" w:rsidRDefault="00B52B9B" w:rsidP="006708AA">
      <w:pPr>
        <w:numPr>
          <w:ilvl w:val="0"/>
          <w:numId w:val="32"/>
        </w:numPr>
        <w:spacing w:before="100" w:beforeAutospacing="1" w:after="100" w:afterAutospacing="1" w:line="240" w:lineRule="auto"/>
        <w:ind w:left="240"/>
        <w:rPr>
          <w:rFonts w:ascii="Times New Roman" w:eastAsia="Times New Roman" w:hAnsi="Times New Roman" w:cs="Times New Roman"/>
          <w:sz w:val="24"/>
          <w:szCs w:val="24"/>
        </w:rPr>
        <w:pPrChange w:id="133" w:author="Jean Dieudonne" w:date="2025-10-17T09:10:00Z">
          <w:pPr>
            <w:numPr>
              <w:numId w:val="32"/>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Limited mobile optimization for varying connectivity regions</w:t>
      </w:r>
    </w:p>
    <w:p w14:paraId="13BA0BA4" w14:textId="77777777" w:rsidR="00383FA8" w:rsidRDefault="00B52B9B" w:rsidP="006708AA">
      <w:pPr>
        <w:numPr>
          <w:ilvl w:val="0"/>
          <w:numId w:val="33"/>
        </w:numPr>
        <w:spacing w:before="100" w:beforeAutospacing="1" w:after="100" w:afterAutospacing="1" w:line="240" w:lineRule="auto"/>
        <w:ind w:left="240"/>
        <w:rPr>
          <w:rFonts w:ascii="Times New Roman" w:eastAsia="Times New Roman" w:hAnsi="Times New Roman" w:cs="Times New Roman"/>
          <w:sz w:val="24"/>
          <w:szCs w:val="24"/>
        </w:rPr>
        <w:pPrChange w:id="134" w:author="Jean Dieudonne" w:date="2025-10-17T09:10:00Z">
          <w:pPr>
            <w:numPr>
              <w:numId w:val="33"/>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Insufficient security and fraud detection mechanisms</w:t>
      </w:r>
    </w:p>
    <w:p w14:paraId="635D45AD" w14:textId="77777777" w:rsidR="00383FA8" w:rsidRDefault="00B52B9B" w:rsidP="006708AA">
      <w:pPr>
        <w:numPr>
          <w:ilvl w:val="0"/>
          <w:numId w:val="34"/>
        </w:numPr>
        <w:spacing w:before="100" w:beforeAutospacing="1" w:after="100" w:afterAutospacing="1" w:line="240" w:lineRule="auto"/>
        <w:ind w:left="240"/>
        <w:rPr>
          <w:rFonts w:ascii="Times New Roman" w:eastAsia="Times New Roman" w:hAnsi="Times New Roman" w:cs="Times New Roman"/>
          <w:sz w:val="24"/>
          <w:szCs w:val="24"/>
        </w:rPr>
        <w:pPrChange w:id="135" w:author="Jean Dieudonne" w:date="2025-10-17T09:10:00Z">
          <w:pPr>
            <w:numPr>
              <w:numId w:val="34"/>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Lack of bulk data processing for institutional management</w:t>
      </w:r>
    </w:p>
    <w:p w14:paraId="0C46F968" w14:textId="77777777" w:rsidR="00383FA8" w:rsidRDefault="00B52B9B" w:rsidP="006708AA">
      <w:pPr>
        <w:numPr>
          <w:ilvl w:val="0"/>
          <w:numId w:val="35"/>
        </w:numPr>
        <w:spacing w:before="100" w:beforeAutospacing="1" w:after="100" w:afterAutospacing="1" w:line="240" w:lineRule="auto"/>
        <w:ind w:left="240"/>
        <w:rPr>
          <w:rFonts w:ascii="Times New Roman" w:eastAsia="Times New Roman" w:hAnsi="Times New Roman" w:cs="Times New Roman"/>
          <w:sz w:val="24"/>
          <w:szCs w:val="24"/>
        </w:rPr>
        <w:pPrChange w:id="136" w:author="Jean Dieudonne" w:date="2025-10-17T09:10:00Z">
          <w:pPr>
            <w:numPr>
              <w:numId w:val="35"/>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Absence of comprehensive analytics and reporting tools</w:t>
      </w:r>
    </w:p>
    <w:p w14:paraId="19DAD26A" w14:textId="77777777" w:rsidR="00383FA8" w:rsidRDefault="00B52B9B" w:rsidP="006708AA">
      <w:pPr>
        <w:spacing w:after="0" w:line="240" w:lineRule="auto"/>
        <w:rPr>
          <w:rFonts w:ascii="Times New Roman" w:eastAsia="Times New Roman" w:hAnsi="Times New Roman" w:cs="Times New Roman"/>
          <w:sz w:val="24"/>
          <w:szCs w:val="24"/>
        </w:rPr>
        <w:pPrChange w:id="137" w:author="Jean Dieudonne" w:date="2025-10-17T09:10:00Z">
          <w:pPr>
            <w:spacing w:after="0" w:line="240" w:lineRule="auto"/>
            <w:jc w:val="left"/>
          </w:pPr>
        </w:pPrChange>
      </w:pPr>
      <w:r>
        <w:rPr>
          <w:rFonts w:ascii="Times New Roman" w:eastAsia="Times New Roman" w:hAnsi="Times New Roman" w:cs="Times New Roman"/>
          <w:b/>
          <w:bCs/>
          <w:sz w:val="24"/>
          <w:szCs w:val="24"/>
        </w:rPr>
        <w:t>Quality Assurance Gaps:</w:t>
      </w:r>
    </w:p>
    <w:p w14:paraId="7AC6F8DB" w14:textId="77777777" w:rsidR="00383FA8" w:rsidRDefault="00B52B9B" w:rsidP="006708AA">
      <w:pPr>
        <w:numPr>
          <w:ilvl w:val="0"/>
          <w:numId w:val="36"/>
        </w:numPr>
        <w:spacing w:before="100" w:beforeAutospacing="1" w:after="100" w:afterAutospacing="1" w:line="240" w:lineRule="auto"/>
        <w:ind w:left="240"/>
        <w:rPr>
          <w:rFonts w:ascii="Times New Roman" w:eastAsia="Times New Roman" w:hAnsi="Times New Roman" w:cs="Times New Roman"/>
          <w:sz w:val="24"/>
          <w:szCs w:val="24"/>
        </w:rPr>
        <w:pPrChange w:id="138" w:author="Jean Dieudonne" w:date="2025-10-17T09:10:00Z">
          <w:pPr>
            <w:numPr>
              <w:numId w:val="36"/>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Limited internship quality verification and student safety mechanisms</w:t>
      </w:r>
    </w:p>
    <w:p w14:paraId="3E45ED48" w14:textId="77777777" w:rsidR="00383FA8" w:rsidRDefault="00B52B9B" w:rsidP="006708AA">
      <w:pPr>
        <w:numPr>
          <w:ilvl w:val="0"/>
          <w:numId w:val="37"/>
        </w:numPr>
        <w:spacing w:before="100" w:beforeAutospacing="1" w:after="100" w:afterAutospacing="1" w:line="240" w:lineRule="auto"/>
        <w:ind w:left="240"/>
        <w:rPr>
          <w:rFonts w:ascii="Times New Roman" w:eastAsia="Times New Roman" w:hAnsi="Times New Roman" w:cs="Times New Roman"/>
          <w:sz w:val="24"/>
          <w:szCs w:val="24"/>
        </w:rPr>
        <w:pPrChange w:id="139" w:author="Jean Dieudonne" w:date="2025-10-17T09:10:00Z">
          <w:pPr>
            <w:numPr>
              <w:numId w:val="37"/>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Insufficient feedback and rating systems for improvement</w:t>
      </w:r>
    </w:p>
    <w:p w14:paraId="1BACC996" w14:textId="77777777" w:rsidR="00383FA8" w:rsidRDefault="00B52B9B" w:rsidP="006708AA">
      <w:pPr>
        <w:numPr>
          <w:ilvl w:val="0"/>
          <w:numId w:val="38"/>
        </w:numPr>
        <w:spacing w:before="100" w:beforeAutospacing="1" w:after="100" w:afterAutospacing="1" w:line="240" w:lineRule="auto"/>
        <w:ind w:left="240"/>
        <w:rPr>
          <w:rFonts w:ascii="Times New Roman" w:eastAsia="Times New Roman" w:hAnsi="Times New Roman" w:cs="Times New Roman"/>
          <w:sz w:val="24"/>
          <w:szCs w:val="24"/>
        </w:rPr>
        <w:pPrChange w:id="140" w:author="Jean Dieudonne" w:date="2025-10-17T09:10:00Z">
          <w:pPr>
            <w:numPr>
              <w:numId w:val="38"/>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Lack of standardized application management processes</w:t>
      </w:r>
    </w:p>
    <w:p w14:paraId="4EBE3E95" w14:textId="77777777" w:rsidR="00383FA8" w:rsidRDefault="00B52B9B" w:rsidP="006708AA">
      <w:pPr>
        <w:numPr>
          <w:ilvl w:val="0"/>
          <w:numId w:val="39"/>
        </w:numPr>
        <w:spacing w:before="100" w:beforeAutospacing="1" w:after="100" w:afterAutospacing="1" w:line="240" w:lineRule="auto"/>
        <w:ind w:left="240"/>
        <w:rPr>
          <w:rFonts w:ascii="Times New Roman" w:eastAsia="Times New Roman" w:hAnsi="Times New Roman" w:cs="Times New Roman"/>
          <w:sz w:val="24"/>
          <w:szCs w:val="24"/>
        </w:rPr>
        <w:pPrChange w:id="141" w:author="Jean Dieudonne" w:date="2025-10-17T09:10:00Z">
          <w:pPr>
            <w:numPr>
              <w:numId w:val="39"/>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sz w:val="24"/>
          <w:szCs w:val="24"/>
        </w:rPr>
        <w:t>Minimal academic compliance and institutional oversight integration</w:t>
      </w:r>
    </w:p>
    <w:p w14:paraId="7373B1B8" w14:textId="77777777" w:rsidR="00383FA8" w:rsidRDefault="00B52B9B" w:rsidP="006708AA">
      <w:pPr>
        <w:pBdr>
          <w:top w:val="none" w:sz="0" w:space="1" w:color="auto"/>
          <w:left w:val="none" w:sz="0" w:space="4" w:color="auto"/>
          <w:bottom w:val="none" w:sz="0" w:space="1" w:color="auto"/>
          <w:right w:val="none" w:sz="0" w:space="4" w:color="auto"/>
        </w:pBdr>
        <w:spacing w:before="100" w:beforeAutospacing="1" w:after="100" w:afterAutospacing="1" w:line="360" w:lineRule="auto"/>
        <w:rPr>
          <w:rFonts w:ascii="Times New Roman" w:eastAsia="Times New Roman" w:hAnsi="Times New Roman" w:cs="Times New Roman"/>
          <w:sz w:val="24"/>
          <w:szCs w:val="24"/>
        </w:rPr>
        <w:pPrChange w:id="142" w:author="Jean Dieudonne" w:date="2025-10-17T09:10:00Z">
          <w:pPr>
            <w:pBdr>
              <w:top w:val="none" w:sz="0" w:space="1" w:color="auto"/>
              <w:left w:val="none" w:sz="0" w:space="4" w:color="auto"/>
              <w:bottom w:val="none" w:sz="0" w:space="1" w:color="auto"/>
              <w:right w:val="none" w:sz="0" w:space="4" w:color="auto"/>
            </w:pBdr>
            <w:spacing w:before="100" w:beforeAutospacing="1" w:after="100" w:afterAutospacing="1" w:line="360" w:lineRule="auto"/>
          </w:pPr>
        </w:pPrChange>
      </w:pPr>
      <w:r>
        <w:rPr>
          <w:rFonts w:ascii="Times New Roman" w:eastAsia="Times New Roman" w:hAnsi="Times New Roman" w:cs="Times New Roman"/>
          <w:sz w:val="24"/>
          <w:szCs w:val="24"/>
        </w:rPr>
        <w:t>These gaps justify developing Internship Connect Rwanda as a comprehensive, locally-adapted web application addressing these challenges while providing an efficient, user-friendly, and scalable solution for Rwanda's educational ecosystem and development goals.</w:t>
      </w:r>
    </w:p>
    <w:p w14:paraId="3875C6A5" w14:textId="77777777" w:rsidR="00383FA8" w:rsidRDefault="00B52B9B">
      <w:pPr>
        <w:pStyle w:val="Heading2"/>
        <w:rPr>
          <w:rFonts w:ascii="Times New Roman" w:hAnsi="Times New Roman" w:cs="Times New Roman"/>
        </w:rPr>
      </w:pPr>
      <w:bookmarkStart w:id="143" w:name="_Toc211517583"/>
      <w:r>
        <w:rPr>
          <w:rFonts w:ascii="Times New Roman" w:hAnsi="Times New Roman" w:cs="Times New Roman"/>
        </w:rPr>
        <w:lastRenderedPageBreak/>
        <w:t>CHAPTER THREE: SYSTEM DESIGN AND ANALYSIS</w:t>
      </w:r>
      <w:bookmarkEnd w:id="143"/>
    </w:p>
    <w:p w14:paraId="195289E0" w14:textId="77777777" w:rsidR="00383FA8" w:rsidRDefault="00B52B9B">
      <w:pPr>
        <w:pStyle w:val="Heading2"/>
        <w:rPr>
          <w:rFonts w:ascii="Times New Roman" w:hAnsi="Times New Roman" w:cs="Times New Roman"/>
        </w:rPr>
      </w:pPr>
      <w:bookmarkStart w:id="144" w:name="_Toc211517584"/>
      <w:r>
        <w:rPr>
          <w:rFonts w:ascii="Times New Roman" w:hAnsi="Times New Roman" w:cs="Times New Roman"/>
        </w:rPr>
        <w:t>3.1 INTRODUCTION</w:t>
      </w:r>
      <w:bookmarkEnd w:id="144"/>
    </w:p>
    <w:p w14:paraId="0E80195D"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This chapter meticulously details the methodology employed to achieve the objectives of the Internship Connect System. It delineates the tools, techniques, and programming languages utilized during the design phase, emphasizing the structured approach known as the Software Development Life Cycle (SDLC). The SDLC provides a systematic framework, defining distinct phases, deliverables, and rigorous evaluation criteria essential for the successful development of high-quality software. A well-executed design is paramount, directly influencing the robustness, maintainability, and adaptability of the software to future changes. This chapter will therefore elucidate the foundational design choices and analytical processes that underpin the Internship Connect platform.</w:t>
      </w:r>
    </w:p>
    <w:p w14:paraId="6359C718" w14:textId="77777777" w:rsidR="00383FA8" w:rsidRDefault="00B52B9B">
      <w:pPr>
        <w:pStyle w:val="Heading2"/>
        <w:rPr>
          <w:rFonts w:ascii="Times New Roman" w:hAnsi="Times New Roman" w:cs="Times New Roman"/>
        </w:rPr>
      </w:pPr>
      <w:bookmarkStart w:id="145" w:name="_Toc211517585"/>
      <w:r>
        <w:rPr>
          <w:rFonts w:ascii="Times New Roman" w:hAnsi="Times New Roman" w:cs="Times New Roman"/>
        </w:rPr>
        <w:t>3.2 SCOPE AND TARGET AUDIENCE</w:t>
      </w:r>
      <w:bookmarkEnd w:id="145"/>
    </w:p>
    <w:p w14:paraId="0637DA69"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This project focuses on the development of the Internship Connect System, a web-based platform designed to facilitate seamless interaction between students, companies, and academic institutions within the context of internship placements. The system's primary target audience includes:</w:t>
      </w:r>
    </w:p>
    <w:p w14:paraId="27C296D5"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r>
        <w:rPr>
          <w:rFonts w:eastAsia="SimSun"/>
          <w:b/>
          <w:bCs/>
        </w:rPr>
        <w:t>Students</w:t>
      </w:r>
      <w:r>
        <w:rPr>
          <w:rFonts w:eastAsia="SimSun"/>
        </w:rPr>
        <w:t>: Seeking internship opportunities to gain practical experience relevant to their academic fields.</w:t>
      </w:r>
    </w:p>
    <w:p w14:paraId="6F21350E"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r>
        <w:rPr>
          <w:rFonts w:eastAsia="SimSun"/>
          <w:b/>
          <w:bCs/>
        </w:rPr>
        <w:t xml:space="preserve">Companies/Organizations: </w:t>
      </w:r>
      <w:r>
        <w:rPr>
          <w:rFonts w:eastAsia="SimSun"/>
        </w:rPr>
        <w:t>Offering internship positions to recruit talent and contribute to student development.</w:t>
      </w:r>
    </w:p>
    <w:p w14:paraId="67FD4575"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r>
        <w:rPr>
          <w:rFonts w:eastAsia="SimSun"/>
          <w:b/>
          <w:bCs/>
        </w:rPr>
        <w:t xml:space="preserve">School Administrators/Career Services: </w:t>
      </w:r>
      <w:r>
        <w:rPr>
          <w:rFonts w:eastAsia="SimSun"/>
        </w:rPr>
        <w:t>Overseeing student internships, managing company partnerships, and tracking student progress.</w:t>
      </w:r>
    </w:p>
    <w:p w14:paraId="7A5E7E94"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162AF53F"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r>
        <w:rPr>
          <w:rFonts w:eastAsia="SimSun"/>
        </w:rPr>
        <w:t>The system aims to address the inefficiencies and fragmentation often present in traditional internship matching processes. While the system is designed with a general educational and professional context, its principles are scalable and adaptable for various institutions and industries seeking a centralized internship management solution.</w:t>
      </w:r>
    </w:p>
    <w:p w14:paraId="090F2092" w14:textId="77777777" w:rsidR="00383FA8" w:rsidRDefault="00B52B9B">
      <w:pPr>
        <w:pStyle w:val="Heading2"/>
        <w:rPr>
          <w:rFonts w:ascii="Times New Roman" w:hAnsi="Times New Roman" w:cs="Times New Roman"/>
        </w:rPr>
      </w:pPr>
      <w:bookmarkStart w:id="146" w:name="_Toc211517586"/>
      <w:r>
        <w:rPr>
          <w:rFonts w:ascii="Times New Roman" w:hAnsi="Times New Roman" w:cs="Times New Roman"/>
        </w:rPr>
        <w:lastRenderedPageBreak/>
        <w:t>3.3 METHODOLOGY AND TECHNIQUES OF RESEARCH USED</w:t>
      </w:r>
      <w:bookmarkEnd w:id="146"/>
    </w:p>
    <w:p w14:paraId="24613ABC"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The successful outcome of this project is fundamentally driven by a well-chosen set of research methods and techniques employed for data collection and analysis. This section clarifies the specific approaches used to gather insights into existing internship processes, identify pain points, and define the requirements for the Internship Connect System.</w:t>
      </w:r>
    </w:p>
    <w:p w14:paraId="411712E4"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2D3C9171" w14:textId="77777777" w:rsidR="00383FA8" w:rsidRDefault="00B52B9B">
      <w:pPr>
        <w:pStyle w:val="Heading3"/>
        <w:rPr>
          <w:rStyle w:val="IntenseEmphasis2"/>
        </w:rPr>
      </w:pPr>
      <w:bookmarkStart w:id="147" w:name="_Toc211517587"/>
      <w:r>
        <w:rPr>
          <w:rStyle w:val="IntenseEmphasis2"/>
        </w:rPr>
        <w:t>3.3.1 Interview</w:t>
      </w:r>
      <w:bookmarkEnd w:id="147"/>
    </w:p>
    <w:p w14:paraId="07A46303"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Style w:val="markdown-bold-text"/>
          <w:rFonts w:eastAsia="SimSun"/>
        </w:rPr>
      </w:pPr>
      <w:r>
        <w:rPr>
          <w:rStyle w:val="markdown-bold-text"/>
        </w:rPr>
        <w:t>The interview technique involved formal and informal discussions with key stakeholders to gather qualitative insights on internship management challenges. Student interviews focused on search experiences, application processes, and desired platform features like search ease and application tracking. Company representative interviews explored recruitment methods, selection criteria, and expectations for efficient candidate screening and company branding. School career services staff interviews examined administrative processes, placement tracking, and system gaps. These interviews revealed common issues including fragmented information sources, cumbersome procedures, lack of centralized tracking, and difficulties in candidate-opportunity matching.</w:t>
      </w:r>
    </w:p>
    <w:p w14:paraId="48771E17" w14:textId="77777777" w:rsidR="00383FA8" w:rsidRDefault="00B52B9B">
      <w:pPr>
        <w:pStyle w:val="Heading3"/>
        <w:rPr>
          <w:rStyle w:val="IntenseEmphasis2"/>
        </w:rPr>
      </w:pPr>
      <w:r>
        <w:rPr>
          <w:rFonts w:ascii="Times New Roman" w:hAnsi="Times New Roman" w:cs="Times New Roman"/>
        </w:rPr>
        <w:t xml:space="preserve"> </w:t>
      </w:r>
      <w:bookmarkStart w:id="148" w:name="_Toc211517588"/>
      <w:r>
        <w:rPr>
          <w:rStyle w:val="IntenseEmphasis2"/>
        </w:rPr>
        <w:t>3.3.2 Documentation Review</w:t>
      </w:r>
      <w:bookmarkEnd w:id="148"/>
    </w:p>
    <w:p w14:paraId="1CCA3472"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Style w:val="markdown-bold-text"/>
          <w:rFonts w:eastAsia="SimSun"/>
        </w:rPr>
      </w:pPr>
      <w:r>
        <w:rPr>
          <w:rStyle w:val="markdown-bold-text"/>
        </w:rPr>
        <w:t>Documentation review examined existing internship portals (e.g., LinkedIn, university career sites) to benchmark features, UI, and core functionalities. It synthesized academic literature and industry reports to capture trends, effective recruitment strategies, and technology’s role in career services. It also analyzed university policies to align with administrative and academic requirements, establishing best practices and opportunities for technological intervention</w:t>
      </w:r>
    </w:p>
    <w:p w14:paraId="144AB5F6"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113348DB"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p>
    <w:p w14:paraId="777EACA8"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p>
    <w:p w14:paraId="51B2A496" w14:textId="77777777" w:rsidR="00383FA8" w:rsidRDefault="00B52B9B">
      <w:pPr>
        <w:pStyle w:val="Heading3"/>
        <w:rPr>
          <w:rStyle w:val="IntenseEmphasis2"/>
        </w:rPr>
      </w:pPr>
      <w:bookmarkStart w:id="149" w:name="_Toc211517589"/>
      <w:r>
        <w:rPr>
          <w:rStyle w:val="IntenseEmphasis2"/>
        </w:rPr>
        <w:lastRenderedPageBreak/>
        <w:t>3.3.3 Observation</w:t>
      </w:r>
      <w:bookmarkEnd w:id="149"/>
    </w:p>
    <w:p w14:paraId="4D60FC90"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Style w:val="markdown-bold-text"/>
        </w:rPr>
        <w:t>Direct observation involved analyzing user flows and interactions on existing online internship platforms to identify effective design patterns and usability issues, including how career services offices manually manage internship data. Non-participant observation objectively analyzed publicly available features and user feedback on various internship and job board websites to identify common user expectations and system functionalities. This technique provided insights into practical aspects of internship management through simulated scenarios and online platform analysis. The approach enabled deeper comprehension of user behaviors and system requirements in real-world digital contexts.</w:t>
      </w:r>
    </w:p>
    <w:p w14:paraId="1CC5F3A3" w14:textId="77777777" w:rsidR="00383FA8" w:rsidRDefault="00B52B9B">
      <w:pPr>
        <w:pStyle w:val="Heading3"/>
        <w:rPr>
          <w:rStyle w:val="IntenseEmphasis2"/>
        </w:rPr>
      </w:pPr>
      <w:bookmarkStart w:id="150" w:name="_Toc211517590"/>
      <w:r>
        <w:rPr>
          <w:rStyle w:val="IntenseEmphasis2"/>
        </w:rPr>
        <w:t>3.3.4 Surveys</w:t>
      </w:r>
      <w:bookmarkEnd w:id="150"/>
    </w:p>
    <w:p w14:paraId="71206717"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Surveys were designed to collect quantitative data from a broader sample of the target population—students, companies, and career services professionals. A specially designed questionnaire was distributed (potentially via online forms) to gather data on:</w:t>
      </w:r>
    </w:p>
    <w:p w14:paraId="031FC403" w14:textId="77777777" w:rsidR="00383FA8" w:rsidRDefault="00B52B9B">
      <w:pPr>
        <w:pStyle w:val="BodyText"/>
        <w:numPr>
          <w:ilvl w:val="0"/>
          <w:numId w:val="40"/>
        </w:numPr>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 xml:space="preserve"> Prevalence of current internship search/recruitment methods.</w:t>
      </w:r>
    </w:p>
    <w:p w14:paraId="74AF54DE" w14:textId="77777777" w:rsidR="00383FA8" w:rsidRDefault="00B52B9B">
      <w:pPr>
        <w:pStyle w:val="BodyText"/>
        <w:numPr>
          <w:ilvl w:val="0"/>
          <w:numId w:val="40"/>
        </w:numPr>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 xml:space="preserve">   Perceived effectiveness of existing platforms or manual processes.</w:t>
      </w:r>
    </w:p>
    <w:p w14:paraId="0557C82F" w14:textId="77777777" w:rsidR="00383FA8" w:rsidRDefault="00B52B9B">
      <w:pPr>
        <w:pStyle w:val="BodyText"/>
        <w:numPr>
          <w:ilvl w:val="0"/>
          <w:numId w:val="40"/>
        </w:numPr>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 xml:space="preserve">  Prioritization of features for a new internship system.</w:t>
      </w:r>
    </w:p>
    <w:p w14:paraId="13A75D1D" w14:textId="77777777" w:rsidR="00383FA8" w:rsidRDefault="00B52B9B">
      <w:pPr>
        <w:pStyle w:val="BodyText"/>
        <w:numPr>
          <w:ilvl w:val="0"/>
          <w:numId w:val="40"/>
        </w:numPr>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Demographic information to understand diverse user needs.</w:t>
      </w:r>
    </w:p>
    <w:p w14:paraId="16ABD131"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58850C5B"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r>
        <w:rPr>
          <w:rFonts w:eastAsia="SimSun"/>
        </w:rPr>
        <w:t>The results from these surveys were analyzed to identify patterns, trends, and to quantify the demand and specific requirements for the Internship Connect System.</w:t>
      </w:r>
    </w:p>
    <w:p w14:paraId="0337EACF"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1337C252"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5D268354" w14:textId="55C5B429" w:rsidR="00383FA8" w:rsidRDefault="00B52B9B">
      <w:pPr>
        <w:pStyle w:val="Heading2"/>
        <w:rPr>
          <w:rFonts w:ascii="Times New Roman" w:hAnsi="Times New Roman" w:cs="Times New Roman"/>
          <w:sz w:val="24"/>
          <w:szCs w:val="24"/>
        </w:rPr>
      </w:pPr>
      <w:bookmarkStart w:id="151" w:name="_Toc211517591"/>
      <w:r>
        <w:rPr>
          <w:rFonts w:ascii="Times New Roman" w:hAnsi="Times New Roman" w:cs="Times New Roman"/>
        </w:rPr>
        <w:lastRenderedPageBreak/>
        <w:t>3.4 SOFTWARE DEVELOPMENT PROCESS MODEL: WATERFALL MODEL</w:t>
      </w:r>
      <w:bookmarkEnd w:id="151"/>
    </w:p>
    <w:p w14:paraId="29891F8F"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Style w:val="markdown-bold-text"/>
          <w:rFonts w:eastAsia="SimSun"/>
        </w:rPr>
      </w:pPr>
      <w:r>
        <w:rPr>
          <w:noProof/>
        </w:rPr>
        <w:drawing>
          <wp:anchor distT="0" distB="0" distL="114300" distR="114300" simplePos="0" relativeHeight="251661312" behindDoc="1" locked="0" layoutInCell="1" allowOverlap="1" wp14:anchorId="41716C83" wp14:editId="375CB33C">
            <wp:simplePos x="0" y="0"/>
            <wp:positionH relativeFrom="column">
              <wp:posOffset>1308100</wp:posOffset>
            </wp:positionH>
            <wp:positionV relativeFrom="paragraph">
              <wp:posOffset>1494790</wp:posOffset>
            </wp:positionV>
            <wp:extent cx="3975100" cy="3453765"/>
            <wp:effectExtent l="0" t="0" r="635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75100" cy="3453765"/>
                    </a:xfrm>
                    <a:prstGeom prst="rect">
                      <a:avLst/>
                    </a:prstGeom>
                  </pic:spPr>
                </pic:pic>
              </a:graphicData>
            </a:graphic>
          </wp:anchor>
        </w:drawing>
      </w:r>
      <w:r>
        <w:rPr>
          <w:rFonts w:eastAsia="SimSun"/>
        </w:rPr>
        <w:t>The Internship Connect System project adopted the Waterfall Model as its software development life cycle (SDLC). The Waterfall Model is a linear-sequential approach where each phase of development must be completed before the next phase can begin. This methodology was chosen for its structured nature, clear documentation requirements, and ease of management, particularly suitable for projects where requirements are relatively well-defined at the outset.</w:t>
      </w:r>
    </w:p>
    <w:p w14:paraId="0C8C75F6" w14:textId="77777777" w:rsidR="00383FA8" w:rsidRDefault="00383FA8">
      <w:pPr>
        <w:keepNext/>
      </w:pPr>
    </w:p>
    <w:p w14:paraId="03961D03" w14:textId="171850C3" w:rsidR="00383FA8" w:rsidRDefault="00B52B9B">
      <w:pPr>
        <w:pStyle w:val="Heading2"/>
        <w:rPr>
          <w:rFonts w:ascii="Times New Roman" w:hAnsi="Times New Roman" w:cs="Times New Roman"/>
        </w:rPr>
      </w:pPr>
      <w:bookmarkStart w:id="152" w:name="_Toc211415127"/>
      <w:bookmarkStart w:id="153" w:name="_Toc211517592"/>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sidR="001A6ACF">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rPr>
        <w:t>: Waterfall Model</w:t>
      </w:r>
      <w:bookmarkEnd w:id="152"/>
      <w:bookmarkEnd w:id="153"/>
    </w:p>
    <w:p w14:paraId="30E3A9DF" w14:textId="77777777" w:rsidR="00383FA8" w:rsidRDefault="00B52B9B">
      <w:pPr>
        <w:pStyle w:val="Heading2"/>
        <w:rPr>
          <w:rFonts w:ascii="Times New Roman" w:hAnsi="Times New Roman" w:cs="Times New Roman"/>
          <w:bCs w:val="0"/>
        </w:rPr>
      </w:pPr>
      <w:bookmarkStart w:id="154" w:name="_Toc211517593"/>
      <w:r>
        <w:rPr>
          <w:rStyle w:val="markdown-bold-text"/>
          <w:rFonts w:ascii="Times New Roman" w:hAnsi="Times New Roman" w:cs="Times New Roman"/>
          <w:bCs w:val="0"/>
        </w:rPr>
        <w:t>Waterfall Model Implementation</w:t>
      </w:r>
      <w:bookmarkEnd w:id="154"/>
    </w:p>
    <w:p w14:paraId="28F8A92E" w14:textId="77777777" w:rsidR="00383FA8" w:rsidRDefault="00B52B9B">
      <w:pPr>
        <w:spacing w:line="360" w:lineRule="auto"/>
        <w:rPr>
          <w:rStyle w:val="markdown-bold-text"/>
          <w:rFonts w:ascii="Times New Roman" w:hAnsi="Times New Roman" w:cs="Times New Roman"/>
          <w:sz w:val="24"/>
        </w:rPr>
      </w:pPr>
      <w:r>
        <w:rPr>
          <w:rStyle w:val="markdown-bold-text"/>
          <w:rFonts w:ascii="Times New Roman" w:hAnsi="Times New Roman" w:cs="Times New Roman"/>
          <w:sz w:val="24"/>
        </w:rPr>
        <w:t>The Waterfall model followed six sequential phases: (1) Requirement Gathering and Analysis, collecting functional and non-functional requirements for students, companies, and administrators; (2) System Design, creating architecture, database schema, and UI layouts; (3) Implementation, developing modular units with unit testing; (4) Integration and Testing, combining modules and conducting comprehensive testing; (5) Deployment, making the system accessible to end-users; and (6) Maintenance, addressing production issues and user feedback.</w:t>
      </w:r>
    </w:p>
    <w:p w14:paraId="667F0307" w14:textId="77777777" w:rsidR="00383FA8" w:rsidRDefault="00383FA8">
      <w:pPr>
        <w:spacing w:line="360" w:lineRule="auto"/>
        <w:rPr>
          <w:rStyle w:val="markdown-bold-text"/>
          <w:rFonts w:ascii="Times New Roman" w:hAnsi="Times New Roman" w:cs="Times New Roman"/>
          <w:sz w:val="24"/>
        </w:rPr>
      </w:pPr>
    </w:p>
    <w:p w14:paraId="31A42206" w14:textId="77777777" w:rsidR="00383FA8" w:rsidRDefault="00B52B9B">
      <w:pPr>
        <w:spacing w:line="360" w:lineRule="auto"/>
        <w:rPr>
          <w:rStyle w:val="markdown-bold-text"/>
          <w:rFonts w:ascii="Times New Roman" w:hAnsi="Times New Roman" w:cs="Times New Roman"/>
          <w:b/>
          <w:color w:val="7030A0"/>
          <w:sz w:val="24"/>
        </w:rPr>
      </w:pPr>
      <w:r>
        <w:rPr>
          <w:rStyle w:val="markdown-bold-text"/>
          <w:rFonts w:ascii="Times New Roman" w:hAnsi="Times New Roman" w:cs="Times New Roman"/>
          <w:b/>
          <w:color w:val="7030A0"/>
          <w:sz w:val="24"/>
        </w:rPr>
        <w:lastRenderedPageBreak/>
        <w:t>Advantages for Internship Connect Rwanda:</w:t>
      </w:r>
    </w:p>
    <w:p w14:paraId="00BA0B0A" w14:textId="77777777" w:rsidR="00383FA8" w:rsidRDefault="00B52B9B">
      <w:pPr>
        <w:spacing w:line="360" w:lineRule="auto"/>
        <w:rPr>
          <w:rStyle w:val="markdown-bold-text"/>
          <w:rFonts w:ascii="Times New Roman" w:hAnsi="Times New Roman" w:cs="Times New Roman"/>
          <w:sz w:val="24"/>
        </w:rPr>
      </w:pPr>
      <w:r>
        <w:rPr>
          <w:rStyle w:val="markdown-bold-text"/>
          <w:rFonts w:ascii="Times New Roman" w:hAnsi="Times New Roman" w:cs="Times New Roman"/>
          <w:sz w:val="24"/>
        </w:rPr>
        <w:t>The model's structured approach ensured controlled progression with clear deliverables, facilitating straightforward project management for a platform with well-defined core requirements.</w:t>
      </w:r>
    </w:p>
    <w:p w14:paraId="7C461D5A" w14:textId="77777777" w:rsidR="00383FA8" w:rsidRDefault="00B52B9B">
      <w:pPr>
        <w:spacing w:line="360" w:lineRule="auto"/>
        <w:rPr>
          <w:rStyle w:val="markdown-bold-text"/>
          <w:rFonts w:ascii="Times New Roman" w:hAnsi="Times New Roman" w:cs="Times New Roman"/>
          <w:color w:val="7030A0"/>
          <w:sz w:val="24"/>
        </w:rPr>
      </w:pPr>
      <w:r>
        <w:rPr>
          <w:rStyle w:val="markdown-bold-text"/>
          <w:rFonts w:ascii="Times New Roman" w:hAnsi="Times New Roman" w:cs="Times New Roman"/>
          <w:color w:val="7030A0"/>
          <w:sz w:val="24"/>
        </w:rPr>
        <w:t>Disadvantages for Internship Connect Rwanda:</w:t>
      </w:r>
    </w:p>
    <w:p w14:paraId="28E0F1AB" w14:textId="77777777" w:rsidR="00383FA8" w:rsidRDefault="00B52B9B">
      <w:pPr>
        <w:spacing w:line="360" w:lineRule="auto"/>
        <w:rPr>
          <w:rStyle w:val="markdown-bold-text"/>
          <w:rFonts w:ascii="Times New Roman" w:hAnsi="Times New Roman" w:cs="Times New Roman"/>
          <w:sz w:val="24"/>
        </w:rPr>
      </w:pPr>
      <w:r>
        <w:rPr>
          <w:rStyle w:val="markdown-bold-text"/>
          <w:rFonts w:ascii="Times New Roman" w:hAnsi="Times New Roman" w:cs="Times New Roman"/>
          <w:sz w:val="24"/>
        </w:rPr>
        <w:t>The sequential nature made incorporating changes during later stages complex and costly, while working software wasn't available until late in the cycle, potentially delaying user feedback and dynamic enhancements needed for evolving internship management needs.</w:t>
      </w:r>
    </w:p>
    <w:p w14:paraId="58A408C2" w14:textId="77777777" w:rsidR="00383FA8" w:rsidRDefault="00383FA8">
      <w:pPr>
        <w:pStyle w:val="Heading2"/>
        <w:rPr>
          <w:rFonts w:ascii="Times New Roman" w:hAnsi="Times New Roman" w:cs="Times New Roman"/>
        </w:rPr>
      </w:pPr>
    </w:p>
    <w:p w14:paraId="27F0D9F0" w14:textId="77777777" w:rsidR="00383FA8" w:rsidRDefault="00B52B9B">
      <w:pPr>
        <w:pStyle w:val="Heading2"/>
        <w:rPr>
          <w:rFonts w:ascii="Times New Roman" w:hAnsi="Times New Roman" w:cs="Times New Roman"/>
        </w:rPr>
      </w:pPr>
      <w:bookmarkStart w:id="155" w:name="_Toc211517594"/>
      <w:r>
        <w:rPr>
          <w:rFonts w:ascii="Times New Roman" w:hAnsi="Times New Roman" w:cs="Times New Roman"/>
        </w:rPr>
        <w:t>3.5 SYSTEM ANALYSIS</w:t>
      </w:r>
      <w:bookmarkEnd w:id="155"/>
    </w:p>
    <w:p w14:paraId="5DE58F66" w14:textId="77777777" w:rsidR="00383FA8" w:rsidRDefault="00B52B9B">
      <w:pPr>
        <w:pStyle w:val="Heading2"/>
        <w:rPr>
          <w:rFonts w:ascii="Times New Roman" w:hAnsi="Times New Roman" w:cs="Times New Roman"/>
        </w:rPr>
      </w:pPr>
      <w:bookmarkStart w:id="156" w:name="_Toc211517595"/>
      <w:r>
        <w:rPr>
          <w:rFonts w:ascii="Times New Roman" w:hAnsi="Times New Roman" w:cs="Times New Roman"/>
        </w:rPr>
        <w:t>3.5.1 Current System Analysis</w:t>
      </w:r>
      <w:bookmarkEnd w:id="156"/>
    </w:p>
    <w:p w14:paraId="4ABB1345" w14:textId="77777777" w:rsidR="00383FA8" w:rsidRDefault="00383FA8"/>
    <w:p w14:paraId="05DF2865" w14:textId="77777777" w:rsidR="00383FA8" w:rsidRDefault="00B52B9B">
      <w:pPr>
        <w:spacing w:line="360" w:lineRule="auto"/>
        <w:rPr>
          <w:rFonts w:ascii="Times New Roman" w:hAnsi="Times New Roman" w:cs="Times New Roman"/>
          <w:sz w:val="24"/>
        </w:rPr>
      </w:pPr>
      <w:r>
        <w:rPr>
          <w:rStyle w:val="markdown-bold-text"/>
          <w:rFonts w:ascii="Times New Roman" w:hAnsi="Times New Roman" w:cs="Times New Roman"/>
          <w:sz w:val="24"/>
        </w:rPr>
        <w:t>The current internship landscape is fragmented and manual, causing inefficiencies for all stakeholders. Students must search multiple sites, repeatedly re-enter data, upload documents per application, and track statuses across emails/portals without a centralized view. Companies manually sift and screen disparate applications and manage communications via email, wasting time and missing strong candidates. School administrators manage partnerships, placements, and monitoring with ad</w:t>
      </w:r>
      <w:r>
        <w:rPr>
          <w:rStyle w:val="markdown-bold-text"/>
          <w:rFonts w:ascii="Times New Roman" w:hAnsi="Times New Roman" w:cs="Times New Roman"/>
          <w:sz w:val="24"/>
        </w:rPr>
        <w:noBreakHyphen/>
        <w:t>hoc tools, limiting oversight, reporting, and timely support. These gaps justify Internship Connect Rwanda as a unified, efficient platform to streamline discovery, applications, tracking, and coordination end</w:t>
      </w:r>
      <w:r>
        <w:rPr>
          <w:rStyle w:val="markdown-bold-text"/>
          <w:rFonts w:ascii="Times New Roman" w:hAnsi="Times New Roman" w:cs="Times New Roman"/>
          <w:sz w:val="24"/>
        </w:rPr>
        <w:noBreakHyphen/>
        <w:t>to</w:t>
      </w:r>
      <w:r>
        <w:rPr>
          <w:rStyle w:val="markdown-bold-text"/>
          <w:rFonts w:ascii="Times New Roman" w:hAnsi="Times New Roman" w:cs="Times New Roman"/>
          <w:sz w:val="24"/>
        </w:rPr>
        <w:noBreakHyphen/>
        <w:t>end</w:t>
      </w:r>
    </w:p>
    <w:p w14:paraId="5D1D5480" w14:textId="77777777" w:rsidR="00383FA8" w:rsidRDefault="00B52B9B">
      <w:pPr>
        <w:pStyle w:val="Heading2"/>
        <w:rPr>
          <w:rFonts w:ascii="Times New Roman" w:hAnsi="Times New Roman" w:cs="Times New Roman"/>
        </w:rPr>
      </w:pPr>
      <w:bookmarkStart w:id="157" w:name="_Toc211517596"/>
      <w:r>
        <w:rPr>
          <w:rFonts w:ascii="Times New Roman" w:hAnsi="Times New Roman" w:cs="Times New Roman"/>
        </w:rPr>
        <w:t>3.5.2 Proposed System Description and Improvement</w:t>
      </w:r>
      <w:bookmarkEnd w:id="157"/>
    </w:p>
    <w:p w14:paraId="493F99FA"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t>Internship Connect Rwanda centralizes internships into a secure, user-friendly platform, replacing fragmented, manual processes. Students create one profile to discover roles, apply efficiently across postings, and track statuses with real-time notifications. Companies get a dashboard to post opportunities, filter/review candidates, schedule interviews, and manage the full recruitment lifecycle. Schools gain oversight to monitor applications and placements, manage company partnerships, and generate actionable reports. Analytics and integrated communications deliver insights and timely updates, improving decisions, security, and collaboration across stakeholders.</w:t>
      </w:r>
    </w:p>
    <w:p w14:paraId="2802DFBE" w14:textId="77777777" w:rsidR="00383FA8" w:rsidRDefault="00B52B9B">
      <w:pPr>
        <w:pStyle w:val="Heading2"/>
        <w:rPr>
          <w:rFonts w:ascii="Times New Roman" w:hAnsi="Times New Roman" w:cs="Times New Roman"/>
        </w:rPr>
      </w:pPr>
      <w:bookmarkStart w:id="158" w:name="_Toc211517597"/>
      <w:r>
        <w:rPr>
          <w:rFonts w:ascii="Times New Roman" w:hAnsi="Times New Roman" w:cs="Times New Roman"/>
        </w:rPr>
        <w:lastRenderedPageBreak/>
        <w:t>3.6 USE-CASE DIAGRAM</w:t>
      </w:r>
      <w:bookmarkEnd w:id="158"/>
    </w:p>
    <w:p w14:paraId="114E4049" w14:textId="77777777" w:rsidR="00383FA8" w:rsidRDefault="00B52B9B" w:rsidP="006708AA">
      <w:pPr>
        <w:numPr>
          <w:ilvl w:val="0"/>
          <w:numId w:val="41"/>
        </w:numPr>
        <w:spacing w:before="100" w:beforeAutospacing="1" w:after="100" w:afterAutospacing="1" w:line="240" w:lineRule="auto"/>
        <w:ind w:left="240"/>
        <w:rPr>
          <w:rFonts w:ascii="Times New Roman" w:eastAsia="Times New Roman" w:hAnsi="Times New Roman" w:cs="Times New Roman"/>
          <w:sz w:val="24"/>
          <w:szCs w:val="24"/>
        </w:rPr>
        <w:pPrChange w:id="159" w:author="Jean Dieudonne" w:date="2025-10-17T09:11:00Z">
          <w:pPr>
            <w:numPr>
              <w:numId w:val="41"/>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b/>
          <w:sz w:val="24"/>
          <w:szCs w:val="24"/>
        </w:rPr>
        <w:t>The Use-Case Diagram models system functions from four actors:</w:t>
      </w:r>
      <w:r>
        <w:rPr>
          <w:rFonts w:ascii="Times New Roman" w:eastAsia="Times New Roman" w:hAnsi="Times New Roman" w:cs="Times New Roman"/>
          <w:sz w:val="24"/>
          <w:szCs w:val="24"/>
        </w:rPr>
        <w:t xml:space="preserve"> Student, Company, School, and Administrator, clarifying system boundaries and core interactions.</w:t>
      </w:r>
    </w:p>
    <w:p w14:paraId="0204F635" w14:textId="77777777" w:rsidR="00383FA8" w:rsidRDefault="00B52B9B" w:rsidP="006708AA">
      <w:pPr>
        <w:numPr>
          <w:ilvl w:val="0"/>
          <w:numId w:val="42"/>
        </w:numPr>
        <w:spacing w:before="100" w:beforeAutospacing="1" w:after="100" w:afterAutospacing="1" w:line="240" w:lineRule="auto"/>
        <w:ind w:left="240"/>
        <w:rPr>
          <w:rFonts w:ascii="Times New Roman" w:eastAsia="Times New Roman" w:hAnsi="Times New Roman" w:cs="Times New Roman"/>
          <w:sz w:val="24"/>
          <w:szCs w:val="24"/>
        </w:rPr>
        <w:pPrChange w:id="160" w:author="Jean Dieudonne" w:date="2025-10-17T09:11:00Z">
          <w:pPr>
            <w:numPr>
              <w:numId w:val="42"/>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b/>
          <w:sz w:val="24"/>
          <w:szCs w:val="24"/>
        </w:rPr>
        <w:t>Student</w:t>
      </w:r>
      <w:r>
        <w:rPr>
          <w:rFonts w:ascii="Times New Roman" w:eastAsia="Times New Roman" w:hAnsi="Times New Roman" w:cs="Times New Roman"/>
          <w:sz w:val="24"/>
          <w:szCs w:val="24"/>
        </w:rPr>
        <w:t>: Register/Login; Manage Profile; Search/View Internships; Apply; Track Application Status; Receive Notifications; View Dashboard/Recommendations; Messaging.</w:t>
      </w:r>
    </w:p>
    <w:p w14:paraId="1365FFE3" w14:textId="77777777" w:rsidR="00383FA8" w:rsidRDefault="00B52B9B" w:rsidP="006708AA">
      <w:pPr>
        <w:numPr>
          <w:ilvl w:val="0"/>
          <w:numId w:val="43"/>
        </w:numPr>
        <w:spacing w:before="100" w:beforeAutospacing="1" w:after="100" w:afterAutospacing="1" w:line="240" w:lineRule="auto"/>
        <w:ind w:left="240"/>
        <w:rPr>
          <w:rFonts w:ascii="Times New Roman" w:eastAsia="Times New Roman" w:hAnsi="Times New Roman" w:cs="Times New Roman"/>
          <w:sz w:val="24"/>
          <w:szCs w:val="24"/>
        </w:rPr>
        <w:pPrChange w:id="161" w:author="Jean Dieudonne" w:date="2025-10-17T09:11:00Z">
          <w:pPr>
            <w:numPr>
              <w:numId w:val="43"/>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b/>
          <w:sz w:val="24"/>
          <w:szCs w:val="24"/>
        </w:rPr>
        <w:t>Company:</w:t>
      </w:r>
      <w:r>
        <w:rPr>
          <w:rFonts w:ascii="Times New Roman" w:eastAsia="Times New Roman" w:hAnsi="Times New Roman" w:cs="Times New Roman"/>
          <w:sz w:val="24"/>
          <w:szCs w:val="24"/>
        </w:rPr>
        <w:t xml:space="preserve"> Register/Login; Manage Company Profile; Post/Manage Internships; View/Filter Applications; Schedule Interviews; View Dashboard/Analytics; Manage Team; Notifications; Messaging.</w:t>
      </w:r>
    </w:p>
    <w:p w14:paraId="4B165686" w14:textId="77777777" w:rsidR="00383FA8" w:rsidRDefault="00B52B9B" w:rsidP="006708AA">
      <w:pPr>
        <w:numPr>
          <w:ilvl w:val="0"/>
          <w:numId w:val="44"/>
        </w:numPr>
        <w:spacing w:before="100" w:beforeAutospacing="1" w:after="100" w:afterAutospacing="1" w:line="240" w:lineRule="auto"/>
        <w:ind w:left="240"/>
        <w:rPr>
          <w:rFonts w:ascii="Times New Roman" w:eastAsia="Times New Roman" w:hAnsi="Times New Roman" w:cs="Times New Roman"/>
          <w:sz w:val="24"/>
          <w:szCs w:val="24"/>
        </w:rPr>
        <w:pPrChange w:id="162" w:author="Jean Dieudonne" w:date="2025-10-17T09:11:00Z">
          <w:pPr>
            <w:numPr>
              <w:numId w:val="44"/>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b/>
          <w:sz w:val="24"/>
          <w:szCs w:val="24"/>
        </w:rPr>
        <w:t>School:</w:t>
      </w:r>
      <w:r>
        <w:rPr>
          <w:rFonts w:ascii="Times New Roman" w:eastAsia="Times New Roman" w:hAnsi="Times New Roman" w:cs="Times New Roman"/>
          <w:sz w:val="24"/>
          <w:szCs w:val="24"/>
        </w:rPr>
        <w:t xml:space="preserve"> Login; Manage School Profile; Register/Manage Students; View Internships/Applications; Dashboard/Analytics; Generate Reports; Messaging; (optionally) Facilitate applications on behalf of students.</w:t>
      </w:r>
    </w:p>
    <w:p w14:paraId="33021FDB" w14:textId="77777777" w:rsidR="00383FA8" w:rsidRDefault="00B52B9B" w:rsidP="006708AA">
      <w:pPr>
        <w:numPr>
          <w:ilvl w:val="0"/>
          <w:numId w:val="45"/>
        </w:numPr>
        <w:spacing w:before="100" w:beforeAutospacing="1" w:after="100" w:afterAutospacing="1" w:line="240" w:lineRule="auto"/>
        <w:ind w:left="240"/>
        <w:rPr>
          <w:rFonts w:ascii="Times New Roman" w:eastAsia="Times New Roman" w:hAnsi="Times New Roman" w:cs="Times New Roman"/>
          <w:sz w:val="24"/>
          <w:szCs w:val="24"/>
        </w:rPr>
        <w:pPrChange w:id="163" w:author="Jean Dieudonne" w:date="2025-10-17T09:11:00Z">
          <w:pPr>
            <w:numPr>
              <w:numId w:val="45"/>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b/>
          <w:sz w:val="24"/>
          <w:szCs w:val="24"/>
        </w:rPr>
        <w:t>Administrator:</w:t>
      </w:r>
      <w:r>
        <w:rPr>
          <w:rFonts w:ascii="Times New Roman" w:eastAsia="Times New Roman" w:hAnsi="Times New Roman" w:cs="Times New Roman"/>
          <w:sz w:val="24"/>
          <w:szCs w:val="24"/>
        </w:rPr>
        <w:t xml:space="preserve"> Login; Manage Users and Listings; View System Reports/Analytics; Moderate Content; Send System-wide Notifications; Manage Profile; Register Invites; Dashboard; Messaging/Support.</w:t>
      </w:r>
    </w:p>
    <w:p w14:paraId="738CF1D7" w14:textId="77777777" w:rsidR="00383FA8" w:rsidRDefault="00B52B9B" w:rsidP="006708AA">
      <w:pPr>
        <w:numPr>
          <w:ilvl w:val="0"/>
          <w:numId w:val="46"/>
        </w:numPr>
        <w:spacing w:before="100" w:beforeAutospacing="1" w:after="100" w:afterAutospacing="1" w:line="240" w:lineRule="auto"/>
        <w:ind w:left="240"/>
        <w:rPr>
          <w:rFonts w:ascii="Times New Roman" w:eastAsia="Times New Roman" w:hAnsi="Times New Roman" w:cs="Times New Roman"/>
          <w:sz w:val="24"/>
          <w:szCs w:val="24"/>
        </w:rPr>
        <w:pPrChange w:id="164" w:author="Jean Dieudonne" w:date="2025-10-17T09:11:00Z">
          <w:pPr>
            <w:numPr>
              <w:numId w:val="46"/>
            </w:numPr>
            <w:tabs>
              <w:tab w:val="left" w:pos="720"/>
            </w:tabs>
            <w:spacing w:before="100" w:beforeAutospacing="1" w:after="100" w:afterAutospacing="1" w:line="240" w:lineRule="auto"/>
            <w:ind w:left="240" w:hanging="360"/>
            <w:jc w:val="left"/>
          </w:pPr>
        </w:pPrChange>
      </w:pPr>
      <w:r>
        <w:rPr>
          <w:rFonts w:ascii="Times New Roman" w:eastAsia="Times New Roman" w:hAnsi="Times New Roman" w:cs="Times New Roman"/>
          <w:b/>
          <w:sz w:val="24"/>
          <w:szCs w:val="24"/>
        </w:rPr>
        <w:t>This diagram captures the platform’s core flows:</w:t>
      </w:r>
      <w:r>
        <w:rPr>
          <w:rFonts w:ascii="Times New Roman" w:eastAsia="Times New Roman" w:hAnsi="Times New Roman" w:cs="Times New Roman"/>
          <w:sz w:val="24"/>
          <w:szCs w:val="24"/>
        </w:rPr>
        <w:t xml:space="preserve"> discovery and applications (Student), recruitment lifecycle (Company), oversight and reporting (School), and governance/quality control (Administrator).</w:t>
      </w:r>
    </w:p>
    <w:p w14:paraId="0126CAC8" w14:textId="77777777" w:rsidR="00383FA8" w:rsidRDefault="00B52B9B">
      <w:pPr>
        <w:pStyle w:val="BodyText"/>
        <w:keepNext/>
        <w:pBdr>
          <w:top w:val="none" w:sz="0" w:space="1" w:color="auto"/>
          <w:left w:val="none" w:sz="0" w:space="4" w:color="auto"/>
          <w:bottom w:val="none" w:sz="0" w:space="1" w:color="auto"/>
          <w:right w:val="none" w:sz="0" w:space="4" w:color="auto"/>
        </w:pBdr>
        <w:spacing w:before="269" w:line="360" w:lineRule="auto"/>
        <w:ind w:left="360"/>
      </w:pPr>
      <w:r>
        <w:rPr>
          <w:rFonts w:eastAsia="SimSun"/>
          <w:noProof/>
        </w:rPr>
        <w:drawing>
          <wp:inline distT="0" distB="0" distL="0" distR="0" wp14:anchorId="7A54CFDF" wp14:editId="22B79E5E">
            <wp:extent cx="5400040" cy="3168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21542" cy="3181227"/>
                    </a:xfrm>
                    <a:prstGeom prst="rect">
                      <a:avLst/>
                    </a:prstGeom>
                  </pic:spPr>
                </pic:pic>
              </a:graphicData>
            </a:graphic>
          </wp:inline>
        </w:drawing>
      </w:r>
    </w:p>
    <w:p w14:paraId="483E0FEE" w14:textId="1AED7542" w:rsidR="00383FA8" w:rsidRDefault="00B52B9B">
      <w:pPr>
        <w:pStyle w:val="Caption"/>
        <w:rPr>
          <w:rFonts w:ascii="Times New Roman" w:hAnsi="Times New Roman" w:cs="Times New Roman"/>
          <w:color w:val="00B050"/>
        </w:rPr>
      </w:pPr>
      <w:bookmarkStart w:id="165" w:name="_Toc211415128"/>
      <w:r>
        <w:rPr>
          <w:rFonts w:ascii="Times New Roman" w:hAnsi="Times New Roman" w:cs="Times New Roman"/>
          <w:color w:val="00B050"/>
        </w:rPr>
        <w:t xml:space="preserve">Figure </w:t>
      </w:r>
      <w:r>
        <w:rPr>
          <w:rFonts w:ascii="Times New Roman" w:hAnsi="Times New Roman" w:cs="Times New Roman"/>
          <w:color w:val="00B050"/>
        </w:rPr>
        <w:fldChar w:fldCharType="begin"/>
      </w:r>
      <w:r>
        <w:rPr>
          <w:rFonts w:ascii="Times New Roman" w:hAnsi="Times New Roman" w:cs="Times New Roman"/>
          <w:color w:val="00B050"/>
        </w:rPr>
        <w:instrText xml:space="preserve"> SEQ Figure \* ARABIC </w:instrText>
      </w:r>
      <w:r>
        <w:rPr>
          <w:rFonts w:ascii="Times New Roman" w:hAnsi="Times New Roman" w:cs="Times New Roman"/>
          <w:color w:val="00B050"/>
        </w:rPr>
        <w:fldChar w:fldCharType="separate"/>
      </w:r>
      <w:r w:rsidR="001A6ACF">
        <w:rPr>
          <w:rFonts w:ascii="Times New Roman" w:hAnsi="Times New Roman" w:cs="Times New Roman"/>
          <w:noProof/>
          <w:color w:val="00B050"/>
        </w:rPr>
        <w:t>2</w:t>
      </w:r>
      <w:r>
        <w:rPr>
          <w:rFonts w:ascii="Times New Roman" w:hAnsi="Times New Roman" w:cs="Times New Roman"/>
          <w:color w:val="00B050"/>
        </w:rPr>
        <w:fldChar w:fldCharType="end"/>
      </w:r>
      <w:r>
        <w:rPr>
          <w:rFonts w:ascii="Times New Roman" w:hAnsi="Times New Roman" w:cs="Times New Roman"/>
          <w:color w:val="00B050"/>
        </w:rPr>
        <w:t>: Use-case diagram for Internship Connect System</w:t>
      </w:r>
      <w:bookmarkEnd w:id="165"/>
    </w:p>
    <w:p w14:paraId="0FF5FCED" w14:textId="77777777" w:rsidR="00383FA8" w:rsidRDefault="00383FA8"/>
    <w:p w14:paraId="5DE23825" w14:textId="77777777" w:rsidR="00ED7F0C" w:rsidRDefault="00B52B9B">
      <w:pPr>
        <w:jc w:val="left"/>
        <w:rPr>
          <w:ins w:id="166" w:author="NTAMBARA  Etienne" w:date="2025-10-16T15:28:00Z"/>
          <w:rFonts w:ascii="Times New Roman" w:eastAsia="SimSun" w:hAnsi="Times New Roman" w:cs="Times New Roman"/>
          <w:b/>
          <w:bCs/>
          <w:color w:val="000000"/>
          <w:sz w:val="24"/>
          <w:szCs w:val="24"/>
          <w:lang w:eastAsia="zh-CN" w:bidi="ar"/>
        </w:rPr>
      </w:pPr>
      <w:bookmarkStart w:id="167" w:name="_Toc211517598"/>
      <w:r>
        <w:rPr>
          <w:rStyle w:val="Heading2Char"/>
          <w:rFonts w:ascii="Times New Roman" w:hAnsi="Times New Roman" w:cs="Times New Roman"/>
        </w:rPr>
        <w:lastRenderedPageBreak/>
        <w:t>Use-Case Symbols used are</w:t>
      </w:r>
      <w:bookmarkEnd w:id="167"/>
      <w:r>
        <w:rPr>
          <w:rFonts w:ascii="Times New Roman" w:eastAsia="SimSun" w:hAnsi="Times New Roman" w:cs="Times New Roman"/>
          <w:b/>
          <w:bCs/>
          <w:color w:val="000000"/>
          <w:sz w:val="24"/>
          <w:szCs w:val="24"/>
          <w:lang w:eastAsia="zh-CN" w:bidi="ar"/>
        </w:rPr>
        <w:t>:</w:t>
      </w:r>
    </w:p>
    <w:p w14:paraId="6AF4B868" w14:textId="12FF0D11" w:rsidR="00383FA8" w:rsidRDefault="00ED7F0C">
      <w:pPr>
        <w:jc w:val="left"/>
        <w:rPr>
          <w:rFonts w:ascii="Times New Roman" w:eastAsia="SimSun" w:hAnsi="Times New Roman" w:cs="Times New Roman"/>
          <w:color w:val="000000"/>
          <w:sz w:val="24"/>
          <w:szCs w:val="24"/>
          <w:lang w:eastAsia="zh-CN" w:bidi="ar"/>
        </w:rPr>
      </w:pPr>
      <w:ins w:id="168" w:author="NTAMBARA  Etienne" w:date="2025-10-16T15:28:00Z">
        <w:r>
          <w:rPr>
            <w:rFonts w:ascii="Times New Roman" w:eastAsia="SimSun" w:hAnsi="Times New Roman" w:cs="Times New Roman"/>
            <w:b/>
            <w:bCs/>
            <w:color w:val="000000"/>
            <w:sz w:val="24"/>
            <w:szCs w:val="24"/>
            <w:lang w:eastAsia="zh-CN" w:bidi="ar"/>
          </w:rPr>
          <w:t xml:space="preserve">Captions needed to those figures and provide clear explanation </w:t>
        </w:r>
      </w:ins>
      <w:r w:rsidR="00B52B9B">
        <w:rPr>
          <w:rFonts w:ascii="Times New Roman" w:eastAsia="SimSun" w:hAnsi="Times New Roman" w:cs="Times New Roman"/>
          <w:color w:val="000000"/>
          <w:sz w:val="24"/>
          <w:szCs w:val="24"/>
          <w:lang w:eastAsia="zh-CN" w:bidi="ar"/>
        </w:rPr>
        <w:t xml:space="preserve"> </w:t>
      </w:r>
    </w:p>
    <w:p w14:paraId="49536358" w14:textId="0D1EED01" w:rsidR="00383FA8" w:rsidDel="001A6ACF" w:rsidRDefault="00B52B9B" w:rsidP="001A6ACF">
      <w:pPr>
        <w:jc w:val="left"/>
        <w:rPr>
          <w:del w:id="169" w:author="Jean Dieudonne" w:date="2025-10-17T09:35:00Z"/>
          <w:noProof/>
        </w:rPr>
      </w:pPr>
      <w:r>
        <w:rPr>
          <w:rFonts w:ascii="Calibri" w:eastAsia="SimSun" w:hAnsi="Calibri" w:cs="Calibri"/>
          <w:b/>
          <w:bCs/>
          <w:color w:val="000000"/>
          <w:sz w:val="24"/>
          <w:szCs w:val="24"/>
          <w:lang w:eastAsia="zh-CN" w:bidi="ar"/>
        </w:rPr>
        <w:t xml:space="preserve">Actor                                          </w:t>
      </w:r>
      <w:del w:id="170" w:author="Jean Dieudonne" w:date="2025-10-17T09:22:00Z">
        <w:r w:rsidDel="005820F2">
          <w:rPr>
            <w:rFonts w:ascii="Times New Roman" w:eastAsia="SimSun" w:hAnsi="Times New Roman" w:cs="Times New Roman"/>
            <w:b/>
            <w:bCs/>
            <w:color w:val="000000"/>
            <w:sz w:val="24"/>
            <w:szCs w:val="24"/>
            <w:lang w:eastAsia="zh-CN" w:bidi="ar"/>
          </w:rPr>
          <w:delText xml:space="preserve">Communication </w:delText>
        </w:r>
      </w:del>
      <w:r>
        <w:rPr>
          <w:rFonts w:ascii="Times New Roman" w:eastAsia="SimSun" w:hAnsi="Times New Roman" w:cs="Times New Roman"/>
          <w:b/>
          <w:bCs/>
          <w:color w:val="000000"/>
          <w:sz w:val="24"/>
          <w:szCs w:val="24"/>
          <w:lang w:eastAsia="zh-CN" w:bidi="ar"/>
        </w:rPr>
        <w:t xml:space="preserve">           </w:t>
      </w:r>
      <w:del w:id="171" w:author="Jean Dieudonne" w:date="2025-10-17T09:23:00Z">
        <w:r w:rsidDel="005820F2">
          <w:rPr>
            <w:rFonts w:ascii="Calibri" w:eastAsia="SimSun" w:hAnsi="Calibri" w:cs="Calibri"/>
            <w:b/>
            <w:bCs/>
            <w:color w:val="000000"/>
            <w:sz w:val="24"/>
            <w:szCs w:val="24"/>
            <w:lang w:eastAsia="zh-CN" w:bidi="ar"/>
          </w:rPr>
          <w:delText xml:space="preserve">Use Case             </w:delText>
        </w:r>
        <w:r w:rsidDel="005820F2">
          <w:rPr>
            <w:rFonts w:ascii="Calibri" w:eastAsia="SimSun" w:hAnsi="Calibri"/>
            <w:b/>
            <w:bCs/>
            <w:color w:val="000000"/>
            <w:sz w:val="24"/>
            <w:szCs w:val="24"/>
            <w:lang w:eastAsia="zh-CN"/>
          </w:rPr>
          <w:delText xml:space="preserve"> Data Integration:</w:delText>
        </w:r>
      </w:del>
    </w:p>
    <w:p w14:paraId="7676FC0D" w14:textId="77777777" w:rsidR="001A6ACF" w:rsidRDefault="001A6ACF">
      <w:pPr>
        <w:jc w:val="left"/>
        <w:rPr>
          <w:ins w:id="172" w:author="Jean Dieudonne" w:date="2025-10-17T09:35:00Z"/>
        </w:rPr>
      </w:pPr>
    </w:p>
    <w:p w14:paraId="215B848C" w14:textId="3D89D54F" w:rsidR="005820F2" w:rsidRDefault="001A6ACF" w:rsidP="001A6ACF">
      <w:pPr>
        <w:jc w:val="left"/>
        <w:rPr>
          <w:ins w:id="173" w:author="Jean Dieudonne" w:date="2025-10-17T09:23:00Z"/>
          <w:rFonts w:ascii="Times New Roman" w:hAnsi="Times New Roman" w:cs="Times New Roman"/>
          <w:sz w:val="24"/>
        </w:rPr>
        <w:pPrChange w:id="174" w:author="Jean Dieudonne" w:date="2025-10-17T09:35:00Z">
          <w:pPr/>
        </w:pPrChange>
      </w:pPr>
      <w:ins w:id="175" w:author="Jean Dieudonne" w:date="2025-10-17T09:33:00Z">
        <w:r>
          <w:rPr>
            <w:noProof/>
          </w:rPr>
          <mc:AlternateContent>
            <mc:Choice Requires="wps">
              <w:drawing>
                <wp:anchor distT="0" distB="0" distL="114300" distR="114300" simplePos="0" relativeHeight="251672576" behindDoc="0" locked="0" layoutInCell="1" allowOverlap="1" wp14:anchorId="195EF948" wp14:editId="1670926A">
                  <wp:simplePos x="0" y="0"/>
                  <wp:positionH relativeFrom="column">
                    <wp:posOffset>2762250</wp:posOffset>
                  </wp:positionH>
                  <wp:positionV relativeFrom="paragraph">
                    <wp:posOffset>1463675</wp:posOffset>
                  </wp:positionV>
                  <wp:extent cx="133985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1339850" cy="635"/>
                          </a:xfrm>
                          <a:prstGeom prst="rect">
                            <a:avLst/>
                          </a:prstGeom>
                          <a:solidFill>
                            <a:prstClr val="white"/>
                          </a:solidFill>
                          <a:ln>
                            <a:noFill/>
                          </a:ln>
                        </wps:spPr>
                        <wps:txbx>
                          <w:txbxContent>
                            <w:p w14:paraId="4DC6B6CB" w14:textId="06A7BE71" w:rsidR="001A6ACF" w:rsidRPr="001A6ACF" w:rsidRDefault="001A6ACF" w:rsidP="001A6ACF">
                              <w:pPr>
                                <w:pStyle w:val="Caption"/>
                                <w:rPr>
                                  <w:rFonts w:ascii="Times New Roman" w:hAnsi="Times New Roman" w:cs="Times New Roman"/>
                                  <w:noProof/>
                                  <w:color w:val="70AD47" w:themeColor="accent6"/>
                                  <w:rPrChange w:id="176" w:author="Jean Dieudonne" w:date="2025-10-17T09:33:00Z">
                                    <w:rPr>
                                      <w:noProof/>
                                    </w:rPr>
                                  </w:rPrChange>
                                </w:rPr>
                                <w:pPrChange w:id="177" w:author="Jean Dieudonne" w:date="2025-10-17T09:33:00Z">
                                  <w:pPr>
                                    <w:spacing w:line="360" w:lineRule="auto"/>
                                  </w:pPr>
                                </w:pPrChange>
                              </w:pPr>
                              <w:ins w:id="178" w:author="Jean Dieudonne" w:date="2025-10-17T09:33:00Z">
                                <w:r w:rsidRPr="001A6ACF">
                                  <w:rPr>
                                    <w:rFonts w:ascii="Times New Roman" w:hAnsi="Times New Roman" w:cs="Times New Roman"/>
                                    <w:color w:val="70AD47" w:themeColor="accent6"/>
                                    <w:rPrChange w:id="179" w:author="Jean Dieudonne" w:date="2025-10-17T09:33:00Z">
                                      <w:rPr/>
                                    </w:rPrChange>
                                  </w:rPr>
                                  <w:t xml:space="preserve">Figure </w:t>
                                </w:r>
                                <w:r w:rsidRPr="001A6ACF">
                                  <w:rPr>
                                    <w:rFonts w:ascii="Times New Roman" w:hAnsi="Times New Roman" w:cs="Times New Roman"/>
                                    <w:color w:val="70AD47" w:themeColor="accent6"/>
                                    <w:rPrChange w:id="180" w:author="Jean Dieudonne" w:date="2025-10-17T09:33:00Z">
                                      <w:rPr/>
                                    </w:rPrChange>
                                  </w:rPr>
                                  <w:fldChar w:fldCharType="begin"/>
                                </w:r>
                                <w:r w:rsidRPr="001A6ACF">
                                  <w:rPr>
                                    <w:rFonts w:ascii="Times New Roman" w:hAnsi="Times New Roman" w:cs="Times New Roman"/>
                                    <w:color w:val="70AD47" w:themeColor="accent6"/>
                                    <w:rPrChange w:id="181" w:author="Jean Dieudonne" w:date="2025-10-17T09:33:00Z">
                                      <w:rPr/>
                                    </w:rPrChange>
                                  </w:rPr>
                                  <w:instrText xml:space="preserve"> SEQ Figure \* ARABIC </w:instrText>
                                </w:r>
                              </w:ins>
                              <w:r w:rsidRPr="001A6ACF">
                                <w:rPr>
                                  <w:rFonts w:ascii="Times New Roman" w:hAnsi="Times New Roman" w:cs="Times New Roman"/>
                                  <w:color w:val="70AD47" w:themeColor="accent6"/>
                                  <w:rPrChange w:id="182" w:author="Jean Dieudonne" w:date="2025-10-17T09:33:00Z">
                                    <w:rPr/>
                                  </w:rPrChange>
                                </w:rPr>
                                <w:fldChar w:fldCharType="separate"/>
                              </w:r>
                              <w:ins w:id="183" w:author="Jean Dieudonne" w:date="2025-10-17T09:36:00Z">
                                <w:r>
                                  <w:rPr>
                                    <w:rFonts w:ascii="Times New Roman" w:hAnsi="Times New Roman" w:cs="Times New Roman"/>
                                    <w:noProof/>
                                    <w:color w:val="70AD47" w:themeColor="accent6"/>
                                  </w:rPr>
                                  <w:t>3</w:t>
                                </w:r>
                              </w:ins>
                              <w:ins w:id="184" w:author="Jean Dieudonne" w:date="2025-10-17T09:33:00Z">
                                <w:r w:rsidRPr="001A6ACF">
                                  <w:rPr>
                                    <w:rFonts w:ascii="Times New Roman" w:hAnsi="Times New Roman" w:cs="Times New Roman"/>
                                    <w:color w:val="70AD47" w:themeColor="accent6"/>
                                    <w:rPrChange w:id="185" w:author="Jean Dieudonne" w:date="2025-10-17T09:33:00Z">
                                      <w:rPr/>
                                    </w:rPrChange>
                                  </w:rPr>
                                  <w:fldChar w:fldCharType="end"/>
                                </w:r>
                                <w:r w:rsidRPr="001A6ACF">
                                  <w:rPr>
                                    <w:rFonts w:ascii="Times New Roman" w:hAnsi="Times New Roman" w:cs="Times New Roman"/>
                                    <w:color w:val="70AD47" w:themeColor="accent6"/>
                                    <w:rPrChange w:id="186" w:author="Jean Dieudonne" w:date="2025-10-17T09:33:00Z">
                                      <w:rPr/>
                                    </w:rPrChange>
                                  </w:rPr>
                                  <w:t xml:space="preserve"> : Actor</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95EF948" id="_x0000_t202" coordsize="21600,21600" o:spt="202" path="m,l,21600r21600,l21600,xe">
                  <v:stroke joinstyle="miter"/>
                  <v:path gradientshapeok="t" o:connecttype="rect"/>
                </v:shapetype>
                <v:shape id="Text Box 1" o:spid="_x0000_s1027" type="#_x0000_t202" style="position:absolute;margin-left:217.5pt;margin-top:115.25pt;width:105.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" stroked="f">
                  <v:textbox style="mso-fit-shape-to-text:t" inset="0,0,0,0">
                    <w:txbxContent>
                      <w:p w14:paraId="4DC6B6CB" w14:textId="06A7BE71" w:rsidR="001A6ACF" w:rsidRPr="001A6ACF" w:rsidRDefault="001A6ACF" w:rsidP="001A6ACF">
                        <w:pPr>
                          <w:pStyle w:val="Caption"/>
                          <w:rPr>
                            <w:rFonts w:ascii="Times New Roman" w:hAnsi="Times New Roman" w:cs="Times New Roman"/>
                            <w:noProof/>
                            <w:color w:val="70AD47" w:themeColor="accent6"/>
                            <w:rPrChange w:id="187" w:author="Jean Dieudonne" w:date="2025-10-17T09:33:00Z">
                              <w:rPr>
                                <w:noProof/>
                              </w:rPr>
                            </w:rPrChange>
                          </w:rPr>
                          <w:pPrChange w:id="188" w:author="Jean Dieudonne" w:date="2025-10-17T09:33:00Z">
                            <w:pPr>
                              <w:spacing w:line="360" w:lineRule="auto"/>
                            </w:pPr>
                          </w:pPrChange>
                        </w:pPr>
                        <w:ins w:id="189" w:author="Jean Dieudonne" w:date="2025-10-17T09:33:00Z">
                          <w:r w:rsidRPr="001A6ACF">
                            <w:rPr>
                              <w:rFonts w:ascii="Times New Roman" w:hAnsi="Times New Roman" w:cs="Times New Roman"/>
                              <w:color w:val="70AD47" w:themeColor="accent6"/>
                              <w:rPrChange w:id="190" w:author="Jean Dieudonne" w:date="2025-10-17T09:33:00Z">
                                <w:rPr/>
                              </w:rPrChange>
                            </w:rPr>
                            <w:t xml:space="preserve">Figure </w:t>
                          </w:r>
                          <w:r w:rsidRPr="001A6ACF">
                            <w:rPr>
                              <w:rFonts w:ascii="Times New Roman" w:hAnsi="Times New Roman" w:cs="Times New Roman"/>
                              <w:color w:val="70AD47" w:themeColor="accent6"/>
                              <w:rPrChange w:id="191" w:author="Jean Dieudonne" w:date="2025-10-17T09:33:00Z">
                                <w:rPr/>
                              </w:rPrChange>
                            </w:rPr>
                            <w:fldChar w:fldCharType="begin"/>
                          </w:r>
                          <w:r w:rsidRPr="001A6ACF">
                            <w:rPr>
                              <w:rFonts w:ascii="Times New Roman" w:hAnsi="Times New Roman" w:cs="Times New Roman"/>
                              <w:color w:val="70AD47" w:themeColor="accent6"/>
                              <w:rPrChange w:id="192" w:author="Jean Dieudonne" w:date="2025-10-17T09:33:00Z">
                                <w:rPr/>
                              </w:rPrChange>
                            </w:rPr>
                            <w:instrText xml:space="preserve"> SEQ Figure \* ARABIC </w:instrText>
                          </w:r>
                        </w:ins>
                        <w:r w:rsidRPr="001A6ACF">
                          <w:rPr>
                            <w:rFonts w:ascii="Times New Roman" w:hAnsi="Times New Roman" w:cs="Times New Roman"/>
                            <w:color w:val="70AD47" w:themeColor="accent6"/>
                            <w:rPrChange w:id="193" w:author="Jean Dieudonne" w:date="2025-10-17T09:33:00Z">
                              <w:rPr/>
                            </w:rPrChange>
                          </w:rPr>
                          <w:fldChar w:fldCharType="separate"/>
                        </w:r>
                        <w:ins w:id="194" w:author="Jean Dieudonne" w:date="2025-10-17T09:36:00Z">
                          <w:r>
                            <w:rPr>
                              <w:rFonts w:ascii="Times New Roman" w:hAnsi="Times New Roman" w:cs="Times New Roman"/>
                              <w:noProof/>
                              <w:color w:val="70AD47" w:themeColor="accent6"/>
                            </w:rPr>
                            <w:t>3</w:t>
                          </w:r>
                        </w:ins>
                        <w:ins w:id="195" w:author="Jean Dieudonne" w:date="2025-10-17T09:33:00Z">
                          <w:r w:rsidRPr="001A6ACF">
                            <w:rPr>
                              <w:rFonts w:ascii="Times New Roman" w:hAnsi="Times New Roman" w:cs="Times New Roman"/>
                              <w:color w:val="70AD47" w:themeColor="accent6"/>
                              <w:rPrChange w:id="196" w:author="Jean Dieudonne" w:date="2025-10-17T09:33:00Z">
                                <w:rPr/>
                              </w:rPrChange>
                            </w:rPr>
                            <w:fldChar w:fldCharType="end"/>
                          </w:r>
                          <w:r w:rsidRPr="001A6ACF">
                            <w:rPr>
                              <w:rFonts w:ascii="Times New Roman" w:hAnsi="Times New Roman" w:cs="Times New Roman"/>
                              <w:color w:val="70AD47" w:themeColor="accent6"/>
                              <w:rPrChange w:id="197" w:author="Jean Dieudonne" w:date="2025-10-17T09:33:00Z">
                                <w:rPr/>
                              </w:rPrChange>
                            </w:rPr>
                            <w:t xml:space="preserve"> : Actor</w:t>
                          </w:r>
                        </w:ins>
                      </w:p>
                    </w:txbxContent>
                  </v:textbox>
                  <w10:wrap type="topAndBottom"/>
                </v:shape>
              </w:pict>
            </mc:Fallback>
          </mc:AlternateContent>
        </w:r>
      </w:ins>
      <w:ins w:id="198" w:author="Jean Dieudonne" w:date="2025-10-17T09:24:00Z">
        <w:r>
          <w:rPr>
            <w:noProof/>
          </w:rPr>
          <w:drawing>
            <wp:anchor distT="0" distB="0" distL="114300" distR="114300" simplePos="0" relativeHeight="251664384" behindDoc="0" locked="0" layoutInCell="1" allowOverlap="1" wp14:anchorId="34502537" wp14:editId="0EA7A1A8">
              <wp:simplePos x="0" y="0"/>
              <wp:positionH relativeFrom="column">
                <wp:posOffset>2749550</wp:posOffset>
              </wp:positionH>
              <wp:positionV relativeFrom="paragraph">
                <wp:posOffset>714375</wp:posOffset>
              </wp:positionV>
              <wp:extent cx="1244600" cy="825500"/>
              <wp:effectExtent l="0" t="0" r="0" b="0"/>
              <wp:wrapTopAndBottom/>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244600" cy="825500"/>
                      </a:xfrm>
                      <a:prstGeom prst="rect">
                        <a:avLst/>
                      </a:prstGeom>
                      <a:noFill/>
                      <a:ln>
                        <a:noFill/>
                      </a:ln>
                    </pic:spPr>
                  </pic:pic>
                </a:graphicData>
              </a:graphic>
              <wp14:sizeRelH relativeFrom="margin">
                <wp14:pctWidth>0</wp14:pctWidth>
              </wp14:sizeRelH>
              <wp14:sizeRelV relativeFrom="margin">
                <wp14:pctHeight>0</wp14:pctHeight>
              </wp14:sizeRelV>
            </wp:anchor>
          </w:drawing>
        </w:r>
      </w:ins>
      <w:del w:id="199" w:author="Jean Dieudonne" w:date="2025-10-17T09:19:00Z">
        <w:r w:rsidR="00B52B9B" w:rsidDel="005820F2">
          <w:rPr>
            <w:noProof/>
          </w:rPr>
          <w:drawing>
            <wp:anchor distT="0" distB="0" distL="114300" distR="114300" simplePos="0" relativeHeight="251663360" behindDoc="1" locked="0" layoutInCell="1" allowOverlap="1" wp14:anchorId="79433577" wp14:editId="42E1C290">
              <wp:simplePos x="0" y="0"/>
              <wp:positionH relativeFrom="column">
                <wp:posOffset>2057400</wp:posOffset>
              </wp:positionH>
              <wp:positionV relativeFrom="paragraph">
                <wp:posOffset>14605</wp:posOffset>
              </wp:positionV>
              <wp:extent cx="654050" cy="342900"/>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54050" cy="342900"/>
                      </a:xfrm>
                      <a:prstGeom prst="rect">
                        <a:avLst/>
                      </a:prstGeom>
                      <a:noFill/>
                      <a:ln>
                        <a:noFill/>
                      </a:ln>
                    </pic:spPr>
                  </pic:pic>
                </a:graphicData>
              </a:graphic>
            </wp:anchor>
          </w:drawing>
        </w:r>
      </w:del>
      <w:del w:id="200" w:author="NTAMBARA  Etienne" w:date="2025-10-16T15:28:00Z">
        <w:r w:rsidR="00B52B9B" w:rsidDel="00ED7F0C">
          <w:rPr>
            <w:noProof/>
          </w:rPr>
          <mc:AlternateContent>
            <mc:Choice Requires="wps">
              <w:drawing>
                <wp:anchor distT="0" distB="0" distL="114300" distR="114300" simplePos="0" relativeHeight="251660288" behindDoc="0" locked="0" layoutInCell="1" allowOverlap="1" wp14:anchorId="679254F8" wp14:editId="1C0F5665">
                  <wp:simplePos x="0" y="0"/>
                  <wp:positionH relativeFrom="column">
                    <wp:posOffset>4543425</wp:posOffset>
                  </wp:positionH>
                  <wp:positionV relativeFrom="paragraph">
                    <wp:posOffset>16510</wp:posOffset>
                  </wp:positionV>
                  <wp:extent cx="808990" cy="459740"/>
                  <wp:effectExtent l="6350" t="6350" r="10160" b="16510"/>
                  <wp:wrapNone/>
                  <wp:docPr id="10" name="Rectangles 10"/>
                  <wp:cNvGraphicFramePr/>
                  <a:graphic xmlns:a="http://schemas.openxmlformats.org/drawingml/2006/main">
                    <a:graphicData uri="http://schemas.microsoft.com/office/word/2010/wordprocessingShape">
                      <wps:wsp>
                        <wps:cNvSpPr/>
                        <wps:spPr>
                          <a:xfrm>
                            <a:off x="0" y="0"/>
                            <a:ext cx="808990" cy="459740"/>
                          </a:xfrm>
                          <a:prstGeom prst="rect">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05D4CB5" id="Rectangles 10" o:spid="_x0000_s1026" style="position:absolute;margin-left:357.75pt;margin-top:1.3pt;width:63.7pt;height:36.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" fillcolor="white [3212]" strokecolor="#2f5496 [2404]" strokeweight="1pt"/>
              </w:pict>
            </mc:Fallback>
          </mc:AlternateContent>
        </w:r>
        <w:r w:rsidR="00B52B9B" w:rsidDel="00ED7F0C">
          <w:rPr>
            <w:noProof/>
          </w:rPr>
          <w:drawing>
            <wp:anchor distT="0" distB="0" distL="114300" distR="114300" simplePos="0" relativeHeight="251662336" behindDoc="1" locked="0" layoutInCell="1" allowOverlap="1" wp14:anchorId="71592F1A" wp14:editId="1A4E895D">
              <wp:simplePos x="0" y="0"/>
              <wp:positionH relativeFrom="column">
                <wp:posOffset>3136900</wp:posOffset>
              </wp:positionH>
              <wp:positionV relativeFrom="paragraph">
                <wp:posOffset>128905</wp:posOffset>
              </wp:positionV>
              <wp:extent cx="1114425" cy="292100"/>
              <wp:effectExtent l="0" t="0" r="9525"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114425" cy="292100"/>
                      </a:xfrm>
                      <a:prstGeom prst="rect">
                        <a:avLst/>
                      </a:prstGeom>
                      <a:noFill/>
                      <a:ln>
                        <a:noFill/>
                      </a:ln>
                    </pic:spPr>
                  </pic:pic>
                </a:graphicData>
              </a:graphic>
            </wp:anchor>
          </w:drawing>
        </w:r>
      </w:del>
      <w:del w:id="201" w:author="Jean Dieudonne" w:date="2025-10-17T09:19:00Z">
        <w:r w:rsidR="00B52B9B" w:rsidDel="005820F2">
          <w:rPr>
            <w:noProof/>
          </w:rPr>
          <w:drawing>
            <wp:inline distT="0" distB="0" distL="114300" distR="114300" wp14:anchorId="588A1ADD" wp14:editId="1AD0C2BC">
              <wp:extent cx="400050" cy="492760"/>
              <wp:effectExtent l="0" t="0" r="0" b="254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5"/>
                      <a:stretch>
                        <a:fillRect/>
                      </a:stretch>
                    </pic:blipFill>
                    <pic:spPr>
                      <a:xfrm>
                        <a:off x="0" y="0"/>
                        <a:ext cx="408936" cy="504199"/>
                      </a:xfrm>
                      <a:prstGeom prst="rect">
                        <a:avLst/>
                      </a:prstGeom>
                      <a:noFill/>
                      <a:ln>
                        <a:noFill/>
                      </a:ln>
                    </pic:spPr>
                  </pic:pic>
                </a:graphicData>
              </a:graphic>
            </wp:inline>
          </w:drawing>
        </w:r>
      </w:del>
      <w:ins w:id="202" w:author="Jean Dieudonne" w:date="2025-10-17T09:19:00Z">
        <w:r w:rsidR="005820F2" w:rsidRPr="005820F2">
          <w:rPr>
            <w:noProof/>
          </w:rPr>
          <w:t xml:space="preserve"> </w:t>
        </w:r>
      </w:ins>
      <w:ins w:id="203" w:author="Jean Dieudonne" w:date="2025-10-17T09:20:00Z">
        <w:r w:rsidR="005820F2" w:rsidRPr="005820F2">
          <w:rPr>
            <w:rFonts w:ascii="Times New Roman" w:hAnsi="Times New Roman" w:cs="Times New Roman"/>
            <w:sz w:val="24"/>
            <w:rPrChange w:id="204" w:author="Jean Dieudonne" w:date="2025-10-17T09:22:00Z">
              <w:rPr/>
            </w:rPrChange>
          </w:rPr>
          <w:t xml:space="preserve">Represents a user or external system that interacts with the Internship Connect System. Actors can be human users (e.g., </w:t>
        </w:r>
        <w:r w:rsidR="005820F2" w:rsidRPr="005820F2">
          <w:rPr>
            <w:rFonts w:ascii="Times New Roman" w:hAnsi="Times New Roman" w:cs="Times New Roman"/>
            <w:i/>
            <w:iCs/>
            <w:sz w:val="24"/>
            <w:rPrChange w:id="205" w:author="Jean Dieudonne" w:date="2025-10-17T09:22:00Z">
              <w:rPr>
                <w:i/>
                <w:iCs/>
              </w:rPr>
            </w:rPrChange>
          </w:rPr>
          <w:t>Student</w:t>
        </w:r>
        <w:r w:rsidR="005820F2" w:rsidRPr="005820F2">
          <w:rPr>
            <w:rFonts w:ascii="Times New Roman" w:hAnsi="Times New Roman" w:cs="Times New Roman"/>
            <w:sz w:val="24"/>
            <w:rPrChange w:id="206" w:author="Jean Dieudonne" w:date="2025-10-17T09:22:00Z">
              <w:rPr/>
            </w:rPrChange>
          </w:rPr>
          <w:t xml:space="preserve">, </w:t>
        </w:r>
        <w:r w:rsidR="005820F2" w:rsidRPr="005820F2">
          <w:rPr>
            <w:rFonts w:ascii="Times New Roman" w:hAnsi="Times New Roman" w:cs="Times New Roman"/>
            <w:i/>
            <w:iCs/>
            <w:sz w:val="24"/>
            <w:rPrChange w:id="207" w:author="Jean Dieudonne" w:date="2025-10-17T09:22:00Z">
              <w:rPr>
                <w:i/>
                <w:iCs/>
              </w:rPr>
            </w:rPrChange>
          </w:rPr>
          <w:t>Company</w:t>
        </w:r>
        <w:r w:rsidR="005820F2" w:rsidRPr="005820F2">
          <w:rPr>
            <w:rFonts w:ascii="Times New Roman" w:hAnsi="Times New Roman" w:cs="Times New Roman"/>
            <w:sz w:val="24"/>
            <w:rPrChange w:id="208" w:author="Jean Dieudonne" w:date="2025-10-17T09:22:00Z">
              <w:rPr/>
            </w:rPrChange>
          </w:rPr>
          <w:t>,</w:t>
        </w:r>
      </w:ins>
      <w:ins w:id="209" w:author="Jean Dieudonne" w:date="2025-10-17T09:35:00Z">
        <w:r>
          <w:rPr>
            <w:rFonts w:ascii="Times New Roman" w:hAnsi="Times New Roman" w:cs="Times New Roman"/>
            <w:sz w:val="24"/>
          </w:rPr>
          <w:t xml:space="preserve"> </w:t>
        </w:r>
      </w:ins>
      <w:ins w:id="210" w:author="Jean Dieudonne" w:date="2025-10-17T09:32:00Z">
        <w:r>
          <w:rPr>
            <w:rFonts w:ascii="Times New Roman" w:hAnsi="Times New Roman" w:cs="Times New Roman"/>
            <w:sz w:val="24"/>
          </w:rPr>
          <w:t>school,</w:t>
        </w:r>
      </w:ins>
      <w:ins w:id="211" w:author="Jean Dieudonne" w:date="2025-10-17T09:20:00Z">
        <w:r w:rsidR="005820F2" w:rsidRPr="005820F2">
          <w:rPr>
            <w:rFonts w:ascii="Times New Roman" w:hAnsi="Times New Roman" w:cs="Times New Roman"/>
            <w:sz w:val="24"/>
            <w:rPrChange w:id="212" w:author="Jean Dieudonne" w:date="2025-10-17T09:22:00Z">
              <w:rPr/>
            </w:rPrChange>
          </w:rPr>
          <w:t xml:space="preserve"> </w:t>
        </w:r>
        <w:r w:rsidR="005820F2" w:rsidRPr="005820F2">
          <w:rPr>
            <w:rFonts w:ascii="Times New Roman" w:hAnsi="Times New Roman" w:cs="Times New Roman"/>
            <w:i/>
            <w:iCs/>
            <w:sz w:val="24"/>
            <w:rPrChange w:id="213" w:author="Jean Dieudonne" w:date="2025-10-17T09:22:00Z">
              <w:rPr>
                <w:i/>
                <w:iCs/>
              </w:rPr>
            </w:rPrChange>
          </w:rPr>
          <w:t>System Administrator</w:t>
        </w:r>
        <w:r w:rsidR="005820F2" w:rsidRPr="005820F2">
          <w:rPr>
            <w:rFonts w:ascii="Times New Roman" w:hAnsi="Times New Roman" w:cs="Times New Roman"/>
            <w:sz w:val="24"/>
            <w:rPrChange w:id="214" w:author="Jean Dieudonne" w:date="2025-10-17T09:22:00Z">
              <w:rPr/>
            </w:rPrChange>
          </w:rPr>
          <w:t>) or other systems (</w:t>
        </w:r>
        <w:r w:rsidR="005820F2" w:rsidRPr="005820F2">
          <w:rPr>
            <w:rFonts w:ascii="Times New Roman" w:hAnsi="Times New Roman" w:cs="Times New Roman"/>
            <w:i/>
            <w:iCs/>
            <w:sz w:val="24"/>
            <w:rPrChange w:id="215" w:author="Jean Dieudonne" w:date="2025-10-17T09:22:00Z">
              <w:rPr>
                <w:i/>
                <w:iCs/>
              </w:rPr>
            </w:rPrChange>
          </w:rPr>
          <w:t>External System</w:t>
        </w:r>
        <w:r w:rsidR="005820F2" w:rsidRPr="005820F2">
          <w:rPr>
            <w:rFonts w:ascii="Times New Roman" w:hAnsi="Times New Roman" w:cs="Times New Roman"/>
            <w:sz w:val="24"/>
            <w:rPrChange w:id="216" w:author="Jean Dieudonne" w:date="2025-10-17T09:22:00Z">
              <w:rPr/>
            </w:rPrChange>
          </w:rPr>
          <w:t>). They perform actions or receive results from the system.</w:t>
        </w:r>
      </w:ins>
    </w:p>
    <w:p w14:paraId="4A0C297F" w14:textId="3036E29A" w:rsidR="005820F2" w:rsidRDefault="005820F2">
      <w:pPr>
        <w:rPr>
          <w:ins w:id="217" w:author="Jean Dieudonne" w:date="2025-10-17T09:25:00Z"/>
          <w:rFonts w:ascii="Calibri" w:eastAsia="SimSun" w:hAnsi="Calibri" w:cs="Calibri"/>
          <w:b/>
          <w:bCs/>
          <w:color w:val="000000"/>
          <w:sz w:val="24"/>
          <w:szCs w:val="24"/>
          <w:lang w:eastAsia="zh-CN" w:bidi="ar"/>
        </w:rPr>
      </w:pPr>
      <w:ins w:id="218" w:author="Jean Dieudonne" w:date="2025-10-17T09:23:00Z">
        <w:r>
          <w:rPr>
            <w:rFonts w:ascii="Calibri" w:eastAsia="SimSun" w:hAnsi="Calibri" w:cs="Calibri"/>
            <w:b/>
            <w:bCs/>
            <w:color w:val="000000"/>
            <w:sz w:val="24"/>
            <w:szCs w:val="24"/>
            <w:lang w:eastAsia="zh-CN" w:bidi="ar"/>
          </w:rPr>
          <w:t xml:space="preserve">Use Case    </w:t>
        </w:r>
      </w:ins>
    </w:p>
    <w:p w14:paraId="2CB249EB" w14:textId="1B6A8E1B" w:rsidR="001A6ACF" w:rsidRPr="001A6ACF" w:rsidRDefault="001A6ACF" w:rsidP="001A6ACF">
      <w:pPr>
        <w:spacing w:line="360" w:lineRule="auto"/>
        <w:rPr>
          <w:ins w:id="219" w:author="Jean Dieudonne" w:date="2025-10-17T09:23:00Z"/>
          <w:rFonts w:ascii="Times New Roman" w:hAnsi="Times New Roman" w:cs="Times New Roman"/>
          <w:sz w:val="24"/>
          <w:rPrChange w:id="220" w:author="Jean Dieudonne" w:date="2025-10-17T09:31:00Z">
            <w:rPr>
              <w:ins w:id="221" w:author="Jean Dieudonne" w:date="2025-10-17T09:23:00Z"/>
              <w:rFonts w:ascii="Calibri" w:eastAsia="SimSun" w:hAnsi="Calibri" w:cs="Calibri"/>
              <w:b/>
              <w:bCs/>
              <w:color w:val="000000"/>
              <w:sz w:val="24"/>
              <w:szCs w:val="24"/>
              <w:lang w:eastAsia="zh-CN" w:bidi="ar"/>
            </w:rPr>
          </w:rPrChange>
        </w:rPr>
        <w:pPrChange w:id="222" w:author="Jean Dieudonne" w:date="2025-10-17T09:31:00Z">
          <w:pPr/>
        </w:pPrChange>
      </w:pPr>
      <w:ins w:id="223" w:author="Jean Dieudonne" w:date="2025-10-17T09:34:00Z">
        <w:r>
          <w:rPr>
            <w:noProof/>
          </w:rPr>
          <mc:AlternateContent>
            <mc:Choice Requires="wps">
              <w:drawing>
                <wp:anchor distT="0" distB="0" distL="114300" distR="114300" simplePos="0" relativeHeight="251674624" behindDoc="0" locked="0" layoutInCell="1" allowOverlap="1" wp14:anchorId="56A9C18C" wp14:editId="6BE33A87">
                  <wp:simplePos x="0" y="0"/>
                  <wp:positionH relativeFrom="column">
                    <wp:posOffset>1993900</wp:posOffset>
                  </wp:positionH>
                  <wp:positionV relativeFrom="paragraph">
                    <wp:posOffset>1212850</wp:posOffset>
                  </wp:positionV>
                  <wp:extent cx="1320800" cy="635"/>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1320800" cy="635"/>
                          </a:xfrm>
                          <a:prstGeom prst="rect">
                            <a:avLst/>
                          </a:prstGeom>
                          <a:solidFill>
                            <a:prstClr val="white"/>
                          </a:solidFill>
                          <a:ln>
                            <a:noFill/>
                          </a:ln>
                        </wps:spPr>
                        <wps:txbx>
                          <w:txbxContent>
                            <w:p w14:paraId="58E27742" w14:textId="1EAE5057" w:rsidR="001A6ACF" w:rsidRPr="001A6ACF" w:rsidRDefault="001A6ACF" w:rsidP="001A6ACF">
                              <w:pPr>
                                <w:pStyle w:val="Caption"/>
                                <w:rPr>
                                  <w:rFonts w:ascii="Times New Roman" w:hAnsi="Times New Roman" w:cs="Times New Roman"/>
                                  <w:noProof/>
                                  <w:color w:val="70AD47" w:themeColor="accent6"/>
                                  <w:rPrChange w:id="224" w:author="Jean Dieudonne" w:date="2025-10-17T09:34:00Z">
                                    <w:rPr>
                                      <w:noProof/>
                                    </w:rPr>
                                  </w:rPrChange>
                                </w:rPr>
                                <w:pPrChange w:id="225" w:author="Jean Dieudonne" w:date="2025-10-17T09:34:00Z">
                                  <w:pPr>
                                    <w:spacing w:line="360" w:lineRule="auto"/>
                                  </w:pPr>
                                </w:pPrChange>
                              </w:pPr>
                              <w:ins w:id="226" w:author="Jean Dieudonne" w:date="2025-10-17T09:34:00Z">
                                <w:r w:rsidRPr="001A6ACF">
                                  <w:rPr>
                                    <w:rFonts w:ascii="Times New Roman" w:hAnsi="Times New Roman" w:cs="Times New Roman"/>
                                    <w:color w:val="70AD47" w:themeColor="accent6"/>
                                    <w:rPrChange w:id="227" w:author="Jean Dieudonne" w:date="2025-10-17T09:34:00Z">
                                      <w:rPr/>
                                    </w:rPrChange>
                                  </w:rPr>
                                  <w:t xml:space="preserve">Figure </w:t>
                                </w:r>
                                <w:r w:rsidRPr="001A6ACF">
                                  <w:rPr>
                                    <w:rFonts w:ascii="Times New Roman" w:hAnsi="Times New Roman" w:cs="Times New Roman"/>
                                    <w:color w:val="70AD47" w:themeColor="accent6"/>
                                    <w:rPrChange w:id="228" w:author="Jean Dieudonne" w:date="2025-10-17T09:34:00Z">
                                      <w:rPr/>
                                    </w:rPrChange>
                                  </w:rPr>
                                  <w:fldChar w:fldCharType="begin"/>
                                </w:r>
                                <w:r w:rsidRPr="001A6ACF">
                                  <w:rPr>
                                    <w:rFonts w:ascii="Times New Roman" w:hAnsi="Times New Roman" w:cs="Times New Roman"/>
                                    <w:color w:val="70AD47" w:themeColor="accent6"/>
                                    <w:rPrChange w:id="229" w:author="Jean Dieudonne" w:date="2025-10-17T09:34:00Z">
                                      <w:rPr/>
                                    </w:rPrChange>
                                  </w:rPr>
                                  <w:instrText xml:space="preserve"> SEQ Figure \* ARABIC </w:instrText>
                                </w:r>
                              </w:ins>
                              <w:r w:rsidRPr="001A6ACF">
                                <w:rPr>
                                  <w:rFonts w:ascii="Times New Roman" w:hAnsi="Times New Roman" w:cs="Times New Roman"/>
                                  <w:color w:val="70AD47" w:themeColor="accent6"/>
                                  <w:rPrChange w:id="230" w:author="Jean Dieudonne" w:date="2025-10-17T09:34:00Z">
                                    <w:rPr/>
                                  </w:rPrChange>
                                </w:rPr>
                                <w:fldChar w:fldCharType="separate"/>
                              </w:r>
                              <w:ins w:id="231" w:author="Jean Dieudonne" w:date="2025-10-17T09:36:00Z">
                                <w:r>
                                  <w:rPr>
                                    <w:rFonts w:ascii="Times New Roman" w:hAnsi="Times New Roman" w:cs="Times New Roman"/>
                                    <w:noProof/>
                                    <w:color w:val="70AD47" w:themeColor="accent6"/>
                                  </w:rPr>
                                  <w:t>4</w:t>
                                </w:r>
                              </w:ins>
                              <w:ins w:id="232" w:author="Jean Dieudonne" w:date="2025-10-17T09:34:00Z">
                                <w:r w:rsidRPr="001A6ACF">
                                  <w:rPr>
                                    <w:rFonts w:ascii="Times New Roman" w:hAnsi="Times New Roman" w:cs="Times New Roman"/>
                                    <w:color w:val="70AD47" w:themeColor="accent6"/>
                                    <w:rPrChange w:id="233" w:author="Jean Dieudonne" w:date="2025-10-17T09:34:00Z">
                                      <w:rPr/>
                                    </w:rPrChange>
                                  </w:rPr>
                                  <w:fldChar w:fldCharType="end"/>
                                </w:r>
                                <w:r w:rsidRPr="001A6ACF">
                                  <w:rPr>
                                    <w:rFonts w:ascii="Times New Roman" w:hAnsi="Times New Roman" w:cs="Times New Roman"/>
                                    <w:color w:val="70AD47" w:themeColor="accent6"/>
                                    <w:rPrChange w:id="234" w:author="Jean Dieudonne" w:date="2025-10-17T09:34:00Z">
                                      <w:rPr/>
                                    </w:rPrChange>
                                  </w:rPr>
                                  <w:t xml:space="preserve"> : User Case</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A9C18C" id="Text Box 18" o:spid="_x0000_s1028" type="#_x0000_t202" style="position:absolute;left:0;text-align:left;margin-left:157pt;margin-top:95.5pt;width:104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" stroked="f">
                  <v:textbox style="mso-fit-shape-to-text:t" inset="0,0,0,0">
                    <w:txbxContent>
                      <w:p w14:paraId="58E27742" w14:textId="1EAE5057" w:rsidR="001A6ACF" w:rsidRPr="001A6ACF" w:rsidRDefault="001A6ACF" w:rsidP="001A6ACF">
                        <w:pPr>
                          <w:pStyle w:val="Caption"/>
                          <w:rPr>
                            <w:rFonts w:ascii="Times New Roman" w:hAnsi="Times New Roman" w:cs="Times New Roman"/>
                            <w:noProof/>
                            <w:color w:val="70AD47" w:themeColor="accent6"/>
                            <w:rPrChange w:id="235" w:author="Jean Dieudonne" w:date="2025-10-17T09:34:00Z">
                              <w:rPr>
                                <w:noProof/>
                              </w:rPr>
                            </w:rPrChange>
                          </w:rPr>
                          <w:pPrChange w:id="236" w:author="Jean Dieudonne" w:date="2025-10-17T09:34:00Z">
                            <w:pPr>
                              <w:spacing w:line="360" w:lineRule="auto"/>
                            </w:pPr>
                          </w:pPrChange>
                        </w:pPr>
                        <w:ins w:id="237" w:author="Jean Dieudonne" w:date="2025-10-17T09:34:00Z">
                          <w:r w:rsidRPr="001A6ACF">
                            <w:rPr>
                              <w:rFonts w:ascii="Times New Roman" w:hAnsi="Times New Roman" w:cs="Times New Roman"/>
                              <w:color w:val="70AD47" w:themeColor="accent6"/>
                              <w:rPrChange w:id="238" w:author="Jean Dieudonne" w:date="2025-10-17T09:34:00Z">
                                <w:rPr/>
                              </w:rPrChange>
                            </w:rPr>
                            <w:t xml:space="preserve">Figure </w:t>
                          </w:r>
                          <w:r w:rsidRPr="001A6ACF">
                            <w:rPr>
                              <w:rFonts w:ascii="Times New Roman" w:hAnsi="Times New Roman" w:cs="Times New Roman"/>
                              <w:color w:val="70AD47" w:themeColor="accent6"/>
                              <w:rPrChange w:id="239" w:author="Jean Dieudonne" w:date="2025-10-17T09:34:00Z">
                                <w:rPr/>
                              </w:rPrChange>
                            </w:rPr>
                            <w:fldChar w:fldCharType="begin"/>
                          </w:r>
                          <w:r w:rsidRPr="001A6ACF">
                            <w:rPr>
                              <w:rFonts w:ascii="Times New Roman" w:hAnsi="Times New Roman" w:cs="Times New Roman"/>
                              <w:color w:val="70AD47" w:themeColor="accent6"/>
                              <w:rPrChange w:id="240" w:author="Jean Dieudonne" w:date="2025-10-17T09:34:00Z">
                                <w:rPr/>
                              </w:rPrChange>
                            </w:rPr>
                            <w:instrText xml:space="preserve"> SEQ Figure \* ARABIC </w:instrText>
                          </w:r>
                        </w:ins>
                        <w:r w:rsidRPr="001A6ACF">
                          <w:rPr>
                            <w:rFonts w:ascii="Times New Roman" w:hAnsi="Times New Roman" w:cs="Times New Roman"/>
                            <w:color w:val="70AD47" w:themeColor="accent6"/>
                            <w:rPrChange w:id="241" w:author="Jean Dieudonne" w:date="2025-10-17T09:34:00Z">
                              <w:rPr/>
                            </w:rPrChange>
                          </w:rPr>
                          <w:fldChar w:fldCharType="separate"/>
                        </w:r>
                        <w:ins w:id="242" w:author="Jean Dieudonne" w:date="2025-10-17T09:36:00Z">
                          <w:r>
                            <w:rPr>
                              <w:rFonts w:ascii="Times New Roman" w:hAnsi="Times New Roman" w:cs="Times New Roman"/>
                              <w:noProof/>
                              <w:color w:val="70AD47" w:themeColor="accent6"/>
                            </w:rPr>
                            <w:t>4</w:t>
                          </w:r>
                        </w:ins>
                        <w:ins w:id="243" w:author="Jean Dieudonne" w:date="2025-10-17T09:34:00Z">
                          <w:r w:rsidRPr="001A6ACF">
                            <w:rPr>
                              <w:rFonts w:ascii="Times New Roman" w:hAnsi="Times New Roman" w:cs="Times New Roman"/>
                              <w:color w:val="70AD47" w:themeColor="accent6"/>
                              <w:rPrChange w:id="244" w:author="Jean Dieudonne" w:date="2025-10-17T09:34:00Z">
                                <w:rPr/>
                              </w:rPrChange>
                            </w:rPr>
                            <w:fldChar w:fldCharType="end"/>
                          </w:r>
                          <w:r w:rsidRPr="001A6ACF">
                            <w:rPr>
                              <w:rFonts w:ascii="Times New Roman" w:hAnsi="Times New Roman" w:cs="Times New Roman"/>
                              <w:color w:val="70AD47" w:themeColor="accent6"/>
                              <w:rPrChange w:id="245" w:author="Jean Dieudonne" w:date="2025-10-17T09:34:00Z">
                                <w:rPr/>
                              </w:rPrChange>
                            </w:rPr>
                            <w:t xml:space="preserve"> : User Case</w:t>
                          </w:r>
                        </w:ins>
                      </w:p>
                    </w:txbxContent>
                  </v:textbox>
                  <w10:wrap type="topAndBottom"/>
                </v:shape>
              </w:pict>
            </mc:Fallback>
          </mc:AlternateContent>
        </w:r>
      </w:ins>
      <w:ins w:id="246" w:author="Jean Dieudonne" w:date="2025-10-17T09:26:00Z">
        <w:r>
          <w:rPr>
            <w:noProof/>
          </w:rPr>
          <w:drawing>
            <wp:anchor distT="0" distB="0" distL="114300" distR="114300" simplePos="0" relativeHeight="251666432" behindDoc="1" locked="0" layoutInCell="1" allowOverlap="1" wp14:anchorId="4A6AA463" wp14:editId="7CF92692">
              <wp:simplePos x="0" y="0"/>
              <wp:positionH relativeFrom="margin">
                <wp:posOffset>1968500</wp:posOffset>
              </wp:positionH>
              <wp:positionV relativeFrom="paragraph">
                <wp:posOffset>822325</wp:posOffset>
              </wp:positionV>
              <wp:extent cx="962660" cy="495300"/>
              <wp:effectExtent l="0" t="0" r="889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96266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ins>
      <w:ins w:id="247" w:author="Jean Dieudonne" w:date="2025-10-17T09:25:00Z">
        <w:r w:rsidR="005820F2" w:rsidRPr="005820F2">
          <w:rPr>
            <w:rFonts w:ascii="Times New Roman" w:hAnsi="Times New Roman" w:cs="Times New Roman"/>
            <w:sz w:val="24"/>
            <w:rPrChange w:id="248" w:author="Jean Dieudonne" w:date="2025-10-17T09:26:00Z">
              <w:rPr/>
            </w:rPrChange>
          </w:rPr>
          <w:t xml:space="preserve">Depicts a specific function or process the system performs in response to an actor’s request. For example: </w:t>
        </w:r>
        <w:r w:rsidR="005820F2" w:rsidRPr="005820F2">
          <w:rPr>
            <w:rFonts w:ascii="Times New Roman" w:hAnsi="Times New Roman" w:cs="Times New Roman"/>
            <w:i/>
            <w:iCs/>
            <w:sz w:val="24"/>
            <w:rPrChange w:id="249" w:author="Jean Dieudonne" w:date="2025-10-17T09:26:00Z">
              <w:rPr>
                <w:i/>
                <w:iCs/>
              </w:rPr>
            </w:rPrChange>
          </w:rPr>
          <w:t>Register</w:t>
        </w:r>
        <w:r w:rsidR="005820F2" w:rsidRPr="005820F2">
          <w:rPr>
            <w:rFonts w:ascii="Times New Roman" w:hAnsi="Times New Roman" w:cs="Times New Roman"/>
            <w:sz w:val="24"/>
            <w:rPrChange w:id="250" w:author="Jean Dieudonne" w:date="2025-10-17T09:26:00Z">
              <w:rPr/>
            </w:rPrChange>
          </w:rPr>
          <w:t xml:space="preserve">, </w:t>
        </w:r>
        <w:r w:rsidR="005820F2" w:rsidRPr="005820F2">
          <w:rPr>
            <w:rFonts w:ascii="Times New Roman" w:hAnsi="Times New Roman" w:cs="Times New Roman"/>
            <w:i/>
            <w:iCs/>
            <w:sz w:val="24"/>
            <w:rPrChange w:id="251" w:author="Jean Dieudonne" w:date="2025-10-17T09:26:00Z">
              <w:rPr>
                <w:i/>
                <w:iCs/>
              </w:rPr>
            </w:rPrChange>
          </w:rPr>
          <w:t>Login</w:t>
        </w:r>
        <w:r w:rsidR="005820F2" w:rsidRPr="005820F2">
          <w:rPr>
            <w:rFonts w:ascii="Times New Roman" w:hAnsi="Times New Roman" w:cs="Times New Roman"/>
            <w:sz w:val="24"/>
            <w:rPrChange w:id="252" w:author="Jean Dieudonne" w:date="2025-10-17T09:26:00Z">
              <w:rPr/>
            </w:rPrChange>
          </w:rPr>
          <w:t xml:space="preserve">, </w:t>
        </w:r>
        <w:r w:rsidR="005820F2" w:rsidRPr="005820F2">
          <w:rPr>
            <w:rFonts w:ascii="Times New Roman" w:hAnsi="Times New Roman" w:cs="Times New Roman"/>
            <w:i/>
            <w:iCs/>
            <w:sz w:val="24"/>
            <w:rPrChange w:id="253" w:author="Jean Dieudonne" w:date="2025-10-17T09:26:00Z">
              <w:rPr>
                <w:i/>
                <w:iCs/>
              </w:rPr>
            </w:rPrChange>
          </w:rPr>
          <w:t>Apply Internship</w:t>
        </w:r>
        <w:r w:rsidR="005820F2" w:rsidRPr="005820F2">
          <w:rPr>
            <w:rFonts w:ascii="Times New Roman" w:hAnsi="Times New Roman" w:cs="Times New Roman"/>
            <w:sz w:val="24"/>
            <w:rPrChange w:id="254" w:author="Jean Dieudonne" w:date="2025-10-17T09:26:00Z">
              <w:rPr/>
            </w:rPrChange>
          </w:rPr>
          <w:t xml:space="preserve">, </w:t>
        </w:r>
        <w:r w:rsidR="005820F2" w:rsidRPr="005820F2">
          <w:rPr>
            <w:rFonts w:ascii="Times New Roman" w:hAnsi="Times New Roman" w:cs="Times New Roman"/>
            <w:i/>
            <w:iCs/>
            <w:sz w:val="24"/>
            <w:rPrChange w:id="255" w:author="Jean Dieudonne" w:date="2025-10-17T09:26:00Z">
              <w:rPr>
                <w:i/>
                <w:iCs/>
              </w:rPr>
            </w:rPrChange>
          </w:rPr>
          <w:t>View Applications</w:t>
        </w:r>
        <w:r w:rsidR="005820F2" w:rsidRPr="005820F2">
          <w:rPr>
            <w:rFonts w:ascii="Times New Roman" w:hAnsi="Times New Roman" w:cs="Times New Roman"/>
            <w:sz w:val="24"/>
            <w:rPrChange w:id="256" w:author="Jean Dieudonne" w:date="2025-10-17T09:26:00Z">
              <w:rPr/>
            </w:rPrChange>
          </w:rPr>
          <w:t>, etc. Each use case describes what the system does for the actor.</w:t>
        </w:r>
      </w:ins>
    </w:p>
    <w:p w14:paraId="3AC8EBA6" w14:textId="0CF89B74" w:rsidR="001A6ACF" w:rsidRDefault="005820F2">
      <w:pPr>
        <w:rPr>
          <w:ins w:id="257" w:author="Jean Dieudonne" w:date="2025-10-17T09:30:00Z"/>
          <w:rFonts w:ascii="Calibri" w:eastAsia="SimSun" w:hAnsi="Calibri"/>
          <w:b/>
          <w:bCs/>
          <w:color w:val="000000"/>
          <w:sz w:val="24"/>
          <w:szCs w:val="24"/>
          <w:lang w:eastAsia="zh-CN"/>
        </w:rPr>
      </w:pPr>
      <w:ins w:id="258" w:author="Jean Dieudonne" w:date="2025-10-17T09:23:00Z">
        <w:r>
          <w:rPr>
            <w:rFonts w:ascii="Calibri" w:eastAsia="SimSun" w:hAnsi="Calibri"/>
            <w:b/>
            <w:bCs/>
            <w:color w:val="000000"/>
            <w:sz w:val="24"/>
            <w:szCs w:val="24"/>
            <w:lang w:eastAsia="zh-CN"/>
          </w:rPr>
          <w:t>Data Integration</w:t>
        </w:r>
      </w:ins>
    </w:p>
    <w:p w14:paraId="1600C225" w14:textId="7C90A6E3" w:rsidR="001A6ACF" w:rsidRPr="001A6ACF" w:rsidRDefault="001A6ACF" w:rsidP="001A6ACF">
      <w:pPr>
        <w:spacing w:line="360" w:lineRule="auto"/>
        <w:rPr>
          <w:ins w:id="259" w:author="Jean Dieudonne" w:date="2025-10-17T09:22:00Z"/>
          <w:rFonts w:ascii="Times New Roman" w:eastAsia="SimSun" w:hAnsi="Times New Roman" w:cs="Times New Roman"/>
          <w:b/>
          <w:bCs/>
          <w:color w:val="000000"/>
          <w:sz w:val="28"/>
          <w:szCs w:val="24"/>
          <w:lang w:eastAsia="zh-CN"/>
          <w:rPrChange w:id="260" w:author="Jean Dieudonne" w:date="2025-10-17T09:30:00Z">
            <w:rPr>
              <w:ins w:id="261" w:author="Jean Dieudonne" w:date="2025-10-17T09:22:00Z"/>
              <w:rFonts w:ascii="Times New Roman" w:hAnsi="Times New Roman" w:cs="Times New Roman"/>
            </w:rPr>
          </w:rPrChange>
        </w:rPr>
        <w:pPrChange w:id="262" w:author="Jean Dieudonne" w:date="2025-10-17T09:30:00Z">
          <w:pPr/>
        </w:pPrChange>
      </w:pPr>
      <w:ins w:id="263" w:author="Jean Dieudonne" w:date="2025-10-17T09:34:00Z">
        <w:r>
          <w:rPr>
            <w:noProof/>
          </w:rPr>
          <mc:AlternateContent>
            <mc:Choice Requires="wps">
              <w:drawing>
                <wp:anchor distT="0" distB="0" distL="114300" distR="114300" simplePos="0" relativeHeight="251676672" behindDoc="0" locked="0" layoutInCell="1" allowOverlap="1" wp14:anchorId="545F47F4" wp14:editId="3A8D19B8">
                  <wp:simplePos x="0" y="0"/>
                  <wp:positionH relativeFrom="column">
                    <wp:posOffset>2419350</wp:posOffset>
                  </wp:positionH>
                  <wp:positionV relativeFrom="paragraph">
                    <wp:posOffset>1276350</wp:posOffset>
                  </wp:positionV>
                  <wp:extent cx="1625600" cy="349250"/>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1625600" cy="349250"/>
                          </a:xfrm>
                          <a:prstGeom prst="rect">
                            <a:avLst/>
                          </a:prstGeom>
                          <a:solidFill>
                            <a:prstClr val="white"/>
                          </a:solidFill>
                          <a:ln>
                            <a:noFill/>
                          </a:ln>
                        </wps:spPr>
                        <wps:txbx>
                          <w:txbxContent>
                            <w:p w14:paraId="1BF69D6F" w14:textId="62E75A8A" w:rsidR="001A6ACF" w:rsidRPr="001A6ACF" w:rsidRDefault="001A6ACF" w:rsidP="001A6ACF">
                              <w:pPr>
                                <w:pStyle w:val="Caption"/>
                                <w:rPr>
                                  <w:rFonts w:ascii="Times New Roman" w:hAnsi="Times New Roman" w:cs="Times New Roman"/>
                                  <w:noProof/>
                                  <w:color w:val="70AD47" w:themeColor="accent6"/>
                                  <w:rPrChange w:id="264" w:author="Jean Dieudonne" w:date="2025-10-17T09:35:00Z">
                                    <w:rPr>
                                      <w:noProof/>
                                    </w:rPr>
                                  </w:rPrChange>
                                </w:rPr>
                                <w:pPrChange w:id="265" w:author="Jean Dieudonne" w:date="2025-10-17T09:34:00Z">
                                  <w:pPr>
                                    <w:spacing w:line="360" w:lineRule="auto"/>
                                  </w:pPr>
                                </w:pPrChange>
                              </w:pPr>
                              <w:ins w:id="266" w:author="Jean Dieudonne" w:date="2025-10-17T09:34:00Z">
                                <w:r w:rsidRPr="001A6ACF">
                                  <w:rPr>
                                    <w:rFonts w:ascii="Times New Roman" w:hAnsi="Times New Roman" w:cs="Times New Roman"/>
                                    <w:color w:val="70AD47" w:themeColor="accent6"/>
                                    <w:rPrChange w:id="267" w:author="Jean Dieudonne" w:date="2025-10-17T09:35:00Z">
                                      <w:rPr/>
                                    </w:rPrChange>
                                  </w:rPr>
                                  <w:t xml:space="preserve">Figure </w:t>
                                </w:r>
                                <w:r w:rsidRPr="001A6ACF">
                                  <w:rPr>
                                    <w:rFonts w:ascii="Times New Roman" w:hAnsi="Times New Roman" w:cs="Times New Roman"/>
                                    <w:color w:val="70AD47" w:themeColor="accent6"/>
                                    <w:rPrChange w:id="268" w:author="Jean Dieudonne" w:date="2025-10-17T09:35:00Z">
                                      <w:rPr/>
                                    </w:rPrChange>
                                  </w:rPr>
                                  <w:fldChar w:fldCharType="begin"/>
                                </w:r>
                                <w:r w:rsidRPr="001A6ACF">
                                  <w:rPr>
                                    <w:rFonts w:ascii="Times New Roman" w:hAnsi="Times New Roman" w:cs="Times New Roman"/>
                                    <w:color w:val="70AD47" w:themeColor="accent6"/>
                                    <w:rPrChange w:id="269" w:author="Jean Dieudonne" w:date="2025-10-17T09:35:00Z">
                                      <w:rPr/>
                                    </w:rPrChange>
                                  </w:rPr>
                                  <w:instrText xml:space="preserve"> SEQ Figure \* ARABIC </w:instrText>
                                </w:r>
                              </w:ins>
                              <w:r w:rsidRPr="001A6ACF">
                                <w:rPr>
                                  <w:rFonts w:ascii="Times New Roman" w:hAnsi="Times New Roman" w:cs="Times New Roman"/>
                                  <w:color w:val="70AD47" w:themeColor="accent6"/>
                                  <w:rPrChange w:id="270" w:author="Jean Dieudonne" w:date="2025-10-17T09:35:00Z">
                                    <w:rPr/>
                                  </w:rPrChange>
                                </w:rPr>
                                <w:fldChar w:fldCharType="separate"/>
                              </w:r>
                              <w:ins w:id="271" w:author="Jean Dieudonne" w:date="2025-10-17T09:36:00Z">
                                <w:r>
                                  <w:rPr>
                                    <w:rFonts w:ascii="Times New Roman" w:hAnsi="Times New Roman" w:cs="Times New Roman"/>
                                    <w:noProof/>
                                    <w:color w:val="70AD47" w:themeColor="accent6"/>
                                  </w:rPr>
                                  <w:t>5</w:t>
                                </w:r>
                              </w:ins>
                              <w:ins w:id="272" w:author="Jean Dieudonne" w:date="2025-10-17T09:34:00Z">
                                <w:r w:rsidRPr="001A6ACF">
                                  <w:rPr>
                                    <w:rFonts w:ascii="Times New Roman" w:hAnsi="Times New Roman" w:cs="Times New Roman"/>
                                    <w:color w:val="70AD47" w:themeColor="accent6"/>
                                    <w:rPrChange w:id="273" w:author="Jean Dieudonne" w:date="2025-10-17T09:35:00Z">
                                      <w:rPr/>
                                    </w:rPrChange>
                                  </w:rPr>
                                  <w:fldChar w:fldCharType="end"/>
                                </w:r>
                                <w:r w:rsidRPr="001A6ACF">
                                  <w:rPr>
                                    <w:rFonts w:ascii="Times New Roman" w:hAnsi="Times New Roman" w:cs="Times New Roman"/>
                                    <w:color w:val="70AD47" w:themeColor="accent6"/>
                                    <w:rPrChange w:id="274" w:author="Jean Dieudonne" w:date="2025-10-17T09:35:00Z">
                                      <w:rPr/>
                                    </w:rPrChange>
                                  </w:rPr>
                                  <w:t xml:space="preserve"> : Data Integration</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F47F4" id="Text Box 19" o:spid="_x0000_s1029" type="#_x0000_t202" style="position:absolute;left:0;text-align:left;margin-left:190.5pt;margin-top:100.5pt;width:128pt;height: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" stroked="f">
                  <v:textbox inset="0,0,0,0">
                    <w:txbxContent>
                      <w:p w14:paraId="1BF69D6F" w14:textId="62E75A8A" w:rsidR="001A6ACF" w:rsidRPr="001A6ACF" w:rsidRDefault="001A6ACF" w:rsidP="001A6ACF">
                        <w:pPr>
                          <w:pStyle w:val="Caption"/>
                          <w:rPr>
                            <w:rFonts w:ascii="Times New Roman" w:hAnsi="Times New Roman" w:cs="Times New Roman"/>
                            <w:noProof/>
                            <w:color w:val="70AD47" w:themeColor="accent6"/>
                            <w:rPrChange w:id="275" w:author="Jean Dieudonne" w:date="2025-10-17T09:35:00Z">
                              <w:rPr>
                                <w:noProof/>
                              </w:rPr>
                            </w:rPrChange>
                          </w:rPr>
                          <w:pPrChange w:id="276" w:author="Jean Dieudonne" w:date="2025-10-17T09:34:00Z">
                            <w:pPr>
                              <w:spacing w:line="360" w:lineRule="auto"/>
                            </w:pPr>
                          </w:pPrChange>
                        </w:pPr>
                        <w:ins w:id="277" w:author="Jean Dieudonne" w:date="2025-10-17T09:34:00Z">
                          <w:r w:rsidRPr="001A6ACF">
                            <w:rPr>
                              <w:rFonts w:ascii="Times New Roman" w:hAnsi="Times New Roman" w:cs="Times New Roman"/>
                              <w:color w:val="70AD47" w:themeColor="accent6"/>
                              <w:rPrChange w:id="278" w:author="Jean Dieudonne" w:date="2025-10-17T09:35:00Z">
                                <w:rPr/>
                              </w:rPrChange>
                            </w:rPr>
                            <w:t xml:space="preserve">Figure </w:t>
                          </w:r>
                          <w:r w:rsidRPr="001A6ACF">
                            <w:rPr>
                              <w:rFonts w:ascii="Times New Roman" w:hAnsi="Times New Roman" w:cs="Times New Roman"/>
                              <w:color w:val="70AD47" w:themeColor="accent6"/>
                              <w:rPrChange w:id="279" w:author="Jean Dieudonne" w:date="2025-10-17T09:35:00Z">
                                <w:rPr/>
                              </w:rPrChange>
                            </w:rPr>
                            <w:fldChar w:fldCharType="begin"/>
                          </w:r>
                          <w:r w:rsidRPr="001A6ACF">
                            <w:rPr>
                              <w:rFonts w:ascii="Times New Roman" w:hAnsi="Times New Roman" w:cs="Times New Roman"/>
                              <w:color w:val="70AD47" w:themeColor="accent6"/>
                              <w:rPrChange w:id="280" w:author="Jean Dieudonne" w:date="2025-10-17T09:35:00Z">
                                <w:rPr/>
                              </w:rPrChange>
                            </w:rPr>
                            <w:instrText xml:space="preserve"> SEQ Figure \* ARABIC </w:instrText>
                          </w:r>
                        </w:ins>
                        <w:r w:rsidRPr="001A6ACF">
                          <w:rPr>
                            <w:rFonts w:ascii="Times New Roman" w:hAnsi="Times New Roman" w:cs="Times New Roman"/>
                            <w:color w:val="70AD47" w:themeColor="accent6"/>
                            <w:rPrChange w:id="281" w:author="Jean Dieudonne" w:date="2025-10-17T09:35:00Z">
                              <w:rPr/>
                            </w:rPrChange>
                          </w:rPr>
                          <w:fldChar w:fldCharType="separate"/>
                        </w:r>
                        <w:ins w:id="282" w:author="Jean Dieudonne" w:date="2025-10-17T09:36:00Z">
                          <w:r>
                            <w:rPr>
                              <w:rFonts w:ascii="Times New Roman" w:hAnsi="Times New Roman" w:cs="Times New Roman"/>
                              <w:noProof/>
                              <w:color w:val="70AD47" w:themeColor="accent6"/>
                            </w:rPr>
                            <w:t>5</w:t>
                          </w:r>
                        </w:ins>
                        <w:ins w:id="283" w:author="Jean Dieudonne" w:date="2025-10-17T09:34:00Z">
                          <w:r w:rsidRPr="001A6ACF">
                            <w:rPr>
                              <w:rFonts w:ascii="Times New Roman" w:hAnsi="Times New Roman" w:cs="Times New Roman"/>
                              <w:color w:val="70AD47" w:themeColor="accent6"/>
                              <w:rPrChange w:id="284" w:author="Jean Dieudonne" w:date="2025-10-17T09:35:00Z">
                                <w:rPr/>
                              </w:rPrChange>
                            </w:rPr>
                            <w:fldChar w:fldCharType="end"/>
                          </w:r>
                          <w:r w:rsidRPr="001A6ACF">
                            <w:rPr>
                              <w:rFonts w:ascii="Times New Roman" w:hAnsi="Times New Roman" w:cs="Times New Roman"/>
                              <w:color w:val="70AD47" w:themeColor="accent6"/>
                              <w:rPrChange w:id="285" w:author="Jean Dieudonne" w:date="2025-10-17T09:35:00Z">
                                <w:rPr/>
                              </w:rPrChange>
                            </w:rPr>
                            <w:t xml:space="preserve"> : Data Integration</w:t>
                          </w:r>
                        </w:ins>
                      </w:p>
                    </w:txbxContent>
                  </v:textbox>
                  <w10:wrap type="topAndBottom"/>
                </v:shape>
              </w:pict>
            </mc:Fallback>
          </mc:AlternateContent>
        </w:r>
      </w:ins>
      <w:ins w:id="286" w:author="Jean Dieudonne" w:date="2025-10-17T09:30:00Z">
        <w:r>
          <w:rPr>
            <w:noProof/>
          </w:rPr>
          <mc:AlternateContent>
            <mc:Choice Requires="wps">
              <w:drawing>
                <wp:anchor distT="0" distB="0" distL="114300" distR="114300" simplePos="0" relativeHeight="251670528" behindDoc="0" locked="0" layoutInCell="1" allowOverlap="1" wp14:anchorId="49A29A0A" wp14:editId="306CAA9A">
                  <wp:simplePos x="0" y="0"/>
                  <wp:positionH relativeFrom="column">
                    <wp:posOffset>2863850</wp:posOffset>
                  </wp:positionH>
                  <wp:positionV relativeFrom="paragraph">
                    <wp:posOffset>756920</wp:posOffset>
                  </wp:positionV>
                  <wp:extent cx="808990" cy="459740"/>
                  <wp:effectExtent l="0" t="0" r="10160" b="16510"/>
                  <wp:wrapTopAndBottom/>
                  <wp:docPr id="15" name="Rectangles 10"/>
                  <wp:cNvGraphicFramePr/>
                  <a:graphic xmlns:a="http://schemas.openxmlformats.org/drawingml/2006/main">
                    <a:graphicData uri="http://schemas.microsoft.com/office/word/2010/wordprocessingShape">
                      <wps:wsp>
                        <wps:cNvSpPr/>
                        <wps:spPr>
                          <a:xfrm>
                            <a:off x="0" y="0"/>
                            <a:ext cx="808990" cy="459740"/>
                          </a:xfrm>
                          <a:prstGeom prst="rect">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F239051" id="Rectangles 10" o:spid="_x0000_s1026" style="position:absolute;margin-left:225.5pt;margin-top:59.6pt;width:63.7pt;height:36.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" fillcolor="white [3212]" strokecolor="#2f5496 [2404]" strokeweight="1pt">
                  <w10:wrap type="topAndBottom"/>
                </v:rect>
              </w:pict>
            </mc:Fallback>
          </mc:AlternateContent>
        </w:r>
        <w:r w:rsidRPr="001A6ACF">
          <w:rPr>
            <w:rFonts w:ascii="Times New Roman" w:hAnsi="Times New Roman" w:cs="Times New Roman"/>
            <w:sz w:val="24"/>
            <w:rPrChange w:id="287" w:author="Jean Dieudonne" w:date="2025-10-17T09:30:00Z">
              <w:rPr/>
            </w:rPrChange>
          </w:rPr>
          <w:t xml:space="preserve">Defines the scope of the system. All use cases inside this boundary are part of the </w:t>
        </w:r>
        <w:r w:rsidRPr="001A6ACF">
          <w:rPr>
            <w:rFonts w:ascii="Times New Roman" w:hAnsi="Times New Roman" w:cs="Times New Roman"/>
            <w:i/>
            <w:iCs/>
            <w:sz w:val="24"/>
            <w:rPrChange w:id="288" w:author="Jean Dieudonne" w:date="2025-10-17T09:30:00Z">
              <w:rPr>
                <w:i/>
                <w:iCs/>
              </w:rPr>
            </w:rPrChange>
          </w:rPr>
          <w:t>Internship Connect System</w:t>
        </w:r>
        <w:r w:rsidRPr="001A6ACF">
          <w:rPr>
            <w:rFonts w:ascii="Times New Roman" w:hAnsi="Times New Roman" w:cs="Times New Roman"/>
            <w:sz w:val="24"/>
            <w:rPrChange w:id="289" w:author="Jean Dieudonne" w:date="2025-10-17T09:30:00Z">
              <w:rPr/>
            </w:rPrChange>
          </w:rPr>
          <w:t>, while actors outside represent external entities interacting with it.</w:t>
        </w:r>
      </w:ins>
      <w:ins w:id="290" w:author="Jean Dieudonne" w:date="2025-10-17T09:23:00Z">
        <w:r w:rsidR="005820F2" w:rsidRPr="001A6ACF">
          <w:rPr>
            <w:rFonts w:ascii="Times New Roman" w:eastAsia="SimSun" w:hAnsi="Times New Roman" w:cs="Times New Roman"/>
            <w:b/>
            <w:bCs/>
            <w:color w:val="000000"/>
            <w:sz w:val="28"/>
            <w:szCs w:val="24"/>
            <w:lang w:eastAsia="zh-CN" w:bidi="ar"/>
            <w:rPrChange w:id="291" w:author="Jean Dieudonne" w:date="2025-10-17T09:30:00Z">
              <w:rPr>
                <w:rFonts w:ascii="Calibri" w:eastAsia="SimSun" w:hAnsi="Calibri" w:cs="Calibri"/>
                <w:b/>
                <w:bCs/>
                <w:color w:val="000000"/>
                <w:sz w:val="24"/>
                <w:szCs w:val="24"/>
                <w:lang w:eastAsia="zh-CN" w:bidi="ar"/>
              </w:rPr>
            </w:rPrChange>
          </w:rPr>
          <w:t xml:space="preserve">   </w:t>
        </w:r>
        <w:r w:rsidR="005820F2" w:rsidRPr="001A6ACF">
          <w:rPr>
            <w:rFonts w:ascii="Times New Roman" w:eastAsia="SimSun" w:hAnsi="Times New Roman" w:cs="Times New Roman"/>
            <w:b/>
            <w:bCs/>
            <w:color w:val="000000"/>
            <w:sz w:val="28"/>
            <w:szCs w:val="24"/>
            <w:lang w:eastAsia="zh-CN"/>
            <w:rPrChange w:id="292" w:author="Jean Dieudonne" w:date="2025-10-17T09:30:00Z">
              <w:rPr>
                <w:rFonts w:ascii="Calibri" w:eastAsia="SimSun" w:hAnsi="Calibri"/>
                <w:b/>
                <w:bCs/>
                <w:color w:val="000000"/>
                <w:sz w:val="24"/>
                <w:szCs w:val="24"/>
                <w:lang w:eastAsia="zh-CN"/>
              </w:rPr>
            </w:rPrChange>
          </w:rPr>
          <w:t xml:space="preserve"> </w:t>
        </w:r>
      </w:ins>
    </w:p>
    <w:p w14:paraId="252F3936" w14:textId="6A487426" w:rsidR="001A6ACF" w:rsidRDefault="005820F2">
      <w:pPr>
        <w:rPr>
          <w:ins w:id="293" w:author="Jean Dieudonne" w:date="2025-10-17T09:28:00Z"/>
          <w:rFonts w:ascii="Times New Roman" w:hAnsi="Times New Roman" w:cs="Times New Roman"/>
        </w:rPr>
      </w:pPr>
      <w:ins w:id="294" w:author="Jean Dieudonne" w:date="2025-10-17T09:23:00Z">
        <w:r>
          <w:rPr>
            <w:rFonts w:ascii="Times New Roman" w:eastAsia="SimSun" w:hAnsi="Times New Roman" w:cs="Times New Roman"/>
            <w:b/>
            <w:bCs/>
            <w:color w:val="000000"/>
            <w:sz w:val="24"/>
            <w:szCs w:val="24"/>
            <w:lang w:eastAsia="zh-CN" w:bidi="ar"/>
          </w:rPr>
          <w:t>Communication</w:t>
        </w:r>
      </w:ins>
      <w:ins w:id="295" w:author="Jean Dieudonne" w:date="2025-10-17T09:20:00Z">
        <w:r w:rsidRPr="005820F2">
          <w:rPr>
            <w:rFonts w:ascii="Times New Roman" w:hAnsi="Times New Roman" w:cs="Times New Roman"/>
            <w:rPrChange w:id="296" w:author="Jean Dieudonne" w:date="2025-10-17T09:22:00Z">
              <w:rPr/>
            </w:rPrChange>
          </w:rPr>
          <w:t xml:space="preserve">   </w:t>
        </w:r>
      </w:ins>
    </w:p>
    <w:p w14:paraId="7B71A76C" w14:textId="4C089916" w:rsidR="001A6ACF" w:rsidRPr="001A6ACF" w:rsidRDefault="001A6ACF" w:rsidP="001A6ACF">
      <w:pPr>
        <w:spacing w:line="360" w:lineRule="auto"/>
        <w:rPr>
          <w:rFonts w:ascii="Times New Roman" w:hAnsi="Times New Roman" w:cs="Times New Roman"/>
          <w:sz w:val="24"/>
          <w:szCs w:val="24"/>
          <w:rPrChange w:id="297" w:author="Jean Dieudonne" w:date="2025-10-17T09:28:00Z">
            <w:rPr/>
          </w:rPrChange>
        </w:rPr>
        <w:pPrChange w:id="298" w:author="Jean Dieudonne" w:date="2025-10-17T09:28:00Z">
          <w:pPr/>
        </w:pPrChange>
      </w:pPr>
      <w:ins w:id="299" w:author="Jean Dieudonne" w:date="2025-10-17T09:29:00Z">
        <w:r>
          <w:rPr>
            <w:noProof/>
          </w:rPr>
          <w:drawing>
            <wp:anchor distT="0" distB="0" distL="114300" distR="114300" simplePos="0" relativeHeight="251668480" behindDoc="1" locked="0" layoutInCell="1" allowOverlap="1" wp14:anchorId="43164417" wp14:editId="5A1E0091">
              <wp:simplePos x="0" y="0"/>
              <wp:positionH relativeFrom="column">
                <wp:posOffset>2660650</wp:posOffset>
              </wp:positionH>
              <wp:positionV relativeFrom="paragraph">
                <wp:posOffset>744220</wp:posOffset>
              </wp:positionV>
              <wp:extent cx="850900" cy="445770"/>
              <wp:effectExtent l="0" t="0" r="6350" b="0"/>
              <wp:wrapTopAndBottom/>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850900" cy="445770"/>
                      </a:xfrm>
                      <a:prstGeom prst="rect">
                        <a:avLst/>
                      </a:prstGeom>
                      <a:noFill/>
                      <a:ln>
                        <a:noFill/>
                      </a:ln>
                    </pic:spPr>
                  </pic:pic>
                </a:graphicData>
              </a:graphic>
              <wp14:sizeRelH relativeFrom="margin">
                <wp14:pctWidth>0</wp14:pctWidth>
              </wp14:sizeRelH>
              <wp14:sizeRelV relativeFrom="margin">
                <wp14:pctHeight>0</wp14:pctHeight>
              </wp14:sizeRelV>
            </wp:anchor>
          </w:drawing>
        </w:r>
      </w:ins>
      <w:ins w:id="300" w:author="Jean Dieudonne" w:date="2025-10-17T09:36:00Z">
        <w:r>
          <w:rPr>
            <w:noProof/>
          </w:rPr>
          <mc:AlternateContent>
            <mc:Choice Requires="wps">
              <w:drawing>
                <wp:anchor distT="0" distB="0" distL="114300" distR="114300" simplePos="0" relativeHeight="251678720" behindDoc="0" locked="0" layoutInCell="1" allowOverlap="1" wp14:anchorId="62B3BA99" wp14:editId="4216CA01">
                  <wp:simplePos x="0" y="0"/>
                  <wp:positionH relativeFrom="column">
                    <wp:posOffset>2451100</wp:posOffset>
                  </wp:positionH>
                  <wp:positionV relativeFrom="paragraph">
                    <wp:posOffset>1213485</wp:posOffset>
                  </wp:positionV>
                  <wp:extent cx="1276350" cy="635"/>
                  <wp:effectExtent l="0" t="0" r="0" b="0"/>
                  <wp:wrapTopAndBottom/>
                  <wp:docPr id="20" name="Text Box 20"/>
                  <wp:cNvGraphicFramePr/>
                  <a:graphic xmlns:a="http://schemas.openxmlformats.org/drawingml/2006/main">
                    <a:graphicData uri="http://schemas.microsoft.com/office/word/2010/wordprocessingShape">
                      <wps:wsp>
                        <wps:cNvSpPr txBox="1"/>
                        <wps:spPr>
                          <a:xfrm>
                            <a:off x="0" y="0"/>
                            <a:ext cx="1276350" cy="635"/>
                          </a:xfrm>
                          <a:prstGeom prst="rect">
                            <a:avLst/>
                          </a:prstGeom>
                          <a:solidFill>
                            <a:prstClr val="white"/>
                          </a:solidFill>
                          <a:ln>
                            <a:noFill/>
                          </a:ln>
                        </wps:spPr>
                        <wps:txbx>
                          <w:txbxContent>
                            <w:p w14:paraId="736053C0" w14:textId="0330CED5" w:rsidR="001A6ACF" w:rsidRPr="001A6ACF" w:rsidRDefault="001A6ACF" w:rsidP="001A6ACF">
                              <w:pPr>
                                <w:pStyle w:val="Caption"/>
                                <w:rPr>
                                  <w:rFonts w:ascii="Times New Roman" w:hAnsi="Times New Roman" w:cs="Times New Roman"/>
                                  <w:noProof/>
                                  <w:color w:val="70AD47" w:themeColor="accent6"/>
                                  <w:rPrChange w:id="301" w:author="Jean Dieudonne" w:date="2025-10-17T09:36:00Z">
                                    <w:rPr>
                                      <w:noProof/>
                                    </w:rPr>
                                  </w:rPrChange>
                                </w:rPr>
                                <w:pPrChange w:id="302" w:author="Jean Dieudonne" w:date="2025-10-17T09:36:00Z">
                                  <w:pPr>
                                    <w:spacing w:line="360" w:lineRule="auto"/>
                                  </w:pPr>
                                </w:pPrChange>
                              </w:pPr>
                              <w:ins w:id="303" w:author="Jean Dieudonne" w:date="2025-10-17T09:36:00Z">
                                <w:r w:rsidRPr="001A6ACF">
                                  <w:rPr>
                                    <w:rFonts w:ascii="Times New Roman" w:hAnsi="Times New Roman" w:cs="Times New Roman"/>
                                    <w:color w:val="70AD47" w:themeColor="accent6"/>
                                    <w:rPrChange w:id="304" w:author="Jean Dieudonne" w:date="2025-10-17T09:36:00Z">
                                      <w:rPr/>
                                    </w:rPrChange>
                                  </w:rPr>
                                  <w:t xml:space="preserve">Figure </w:t>
                                </w:r>
                                <w:r w:rsidRPr="001A6ACF">
                                  <w:rPr>
                                    <w:rFonts w:ascii="Times New Roman" w:hAnsi="Times New Roman" w:cs="Times New Roman"/>
                                    <w:color w:val="70AD47" w:themeColor="accent6"/>
                                    <w:rPrChange w:id="305" w:author="Jean Dieudonne" w:date="2025-10-17T09:36:00Z">
                                      <w:rPr/>
                                    </w:rPrChange>
                                  </w:rPr>
                                  <w:fldChar w:fldCharType="begin"/>
                                </w:r>
                                <w:r w:rsidRPr="001A6ACF">
                                  <w:rPr>
                                    <w:rFonts w:ascii="Times New Roman" w:hAnsi="Times New Roman" w:cs="Times New Roman"/>
                                    <w:color w:val="70AD47" w:themeColor="accent6"/>
                                    <w:rPrChange w:id="306" w:author="Jean Dieudonne" w:date="2025-10-17T09:36:00Z">
                                      <w:rPr/>
                                    </w:rPrChange>
                                  </w:rPr>
                                  <w:instrText xml:space="preserve"> SEQ Figure \* ARABIC </w:instrText>
                                </w:r>
                              </w:ins>
                              <w:r w:rsidRPr="001A6ACF">
                                <w:rPr>
                                  <w:rFonts w:ascii="Times New Roman" w:hAnsi="Times New Roman" w:cs="Times New Roman"/>
                                  <w:color w:val="70AD47" w:themeColor="accent6"/>
                                  <w:rPrChange w:id="307" w:author="Jean Dieudonne" w:date="2025-10-17T09:36:00Z">
                                    <w:rPr/>
                                  </w:rPrChange>
                                </w:rPr>
                                <w:fldChar w:fldCharType="separate"/>
                              </w:r>
                              <w:ins w:id="308" w:author="Jean Dieudonne" w:date="2025-10-17T09:36:00Z">
                                <w:r w:rsidRPr="001A6ACF">
                                  <w:rPr>
                                    <w:rFonts w:ascii="Times New Roman" w:hAnsi="Times New Roman" w:cs="Times New Roman"/>
                                    <w:noProof/>
                                    <w:color w:val="70AD47" w:themeColor="accent6"/>
                                    <w:rPrChange w:id="309" w:author="Jean Dieudonne" w:date="2025-10-17T09:36:00Z">
                                      <w:rPr>
                                        <w:noProof/>
                                      </w:rPr>
                                    </w:rPrChange>
                                  </w:rPr>
                                  <w:t>6</w:t>
                                </w:r>
                                <w:r w:rsidRPr="001A6ACF">
                                  <w:rPr>
                                    <w:rFonts w:ascii="Times New Roman" w:hAnsi="Times New Roman" w:cs="Times New Roman"/>
                                    <w:color w:val="70AD47" w:themeColor="accent6"/>
                                    <w:rPrChange w:id="310" w:author="Jean Dieudonne" w:date="2025-10-17T09:36:00Z">
                                      <w:rPr/>
                                    </w:rPrChange>
                                  </w:rPr>
                                  <w:fldChar w:fldCharType="end"/>
                                </w:r>
                                <w:r w:rsidRPr="001A6ACF">
                                  <w:rPr>
                                    <w:rFonts w:ascii="Times New Roman" w:hAnsi="Times New Roman" w:cs="Times New Roman"/>
                                    <w:color w:val="70AD47" w:themeColor="accent6"/>
                                    <w:rPrChange w:id="311" w:author="Jean Dieudonne" w:date="2025-10-17T09:36:00Z">
                                      <w:rPr/>
                                    </w:rPrChange>
                                  </w:rPr>
                                  <w:t xml:space="preserve"> : Communication</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B3BA99" id="Text Box 20" o:spid="_x0000_s1030" type="#_x0000_t202" style="position:absolute;left:0;text-align:left;margin-left:193pt;margin-top:95.55pt;width:100.5pt;height:.0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" stroked="f">
                  <v:textbox style="mso-fit-shape-to-text:t" inset="0,0,0,0">
                    <w:txbxContent>
                      <w:p w14:paraId="736053C0" w14:textId="0330CED5" w:rsidR="001A6ACF" w:rsidRPr="001A6ACF" w:rsidRDefault="001A6ACF" w:rsidP="001A6ACF">
                        <w:pPr>
                          <w:pStyle w:val="Caption"/>
                          <w:rPr>
                            <w:rFonts w:ascii="Times New Roman" w:hAnsi="Times New Roman" w:cs="Times New Roman"/>
                            <w:noProof/>
                            <w:color w:val="70AD47" w:themeColor="accent6"/>
                            <w:rPrChange w:id="312" w:author="Jean Dieudonne" w:date="2025-10-17T09:36:00Z">
                              <w:rPr>
                                <w:noProof/>
                              </w:rPr>
                            </w:rPrChange>
                          </w:rPr>
                          <w:pPrChange w:id="313" w:author="Jean Dieudonne" w:date="2025-10-17T09:36:00Z">
                            <w:pPr>
                              <w:spacing w:line="360" w:lineRule="auto"/>
                            </w:pPr>
                          </w:pPrChange>
                        </w:pPr>
                        <w:ins w:id="314" w:author="Jean Dieudonne" w:date="2025-10-17T09:36:00Z">
                          <w:r w:rsidRPr="001A6ACF">
                            <w:rPr>
                              <w:rFonts w:ascii="Times New Roman" w:hAnsi="Times New Roman" w:cs="Times New Roman"/>
                              <w:color w:val="70AD47" w:themeColor="accent6"/>
                              <w:rPrChange w:id="315" w:author="Jean Dieudonne" w:date="2025-10-17T09:36:00Z">
                                <w:rPr/>
                              </w:rPrChange>
                            </w:rPr>
                            <w:t xml:space="preserve">Figure </w:t>
                          </w:r>
                          <w:r w:rsidRPr="001A6ACF">
                            <w:rPr>
                              <w:rFonts w:ascii="Times New Roman" w:hAnsi="Times New Roman" w:cs="Times New Roman"/>
                              <w:color w:val="70AD47" w:themeColor="accent6"/>
                              <w:rPrChange w:id="316" w:author="Jean Dieudonne" w:date="2025-10-17T09:36:00Z">
                                <w:rPr/>
                              </w:rPrChange>
                            </w:rPr>
                            <w:fldChar w:fldCharType="begin"/>
                          </w:r>
                          <w:r w:rsidRPr="001A6ACF">
                            <w:rPr>
                              <w:rFonts w:ascii="Times New Roman" w:hAnsi="Times New Roman" w:cs="Times New Roman"/>
                              <w:color w:val="70AD47" w:themeColor="accent6"/>
                              <w:rPrChange w:id="317" w:author="Jean Dieudonne" w:date="2025-10-17T09:36:00Z">
                                <w:rPr/>
                              </w:rPrChange>
                            </w:rPr>
                            <w:instrText xml:space="preserve"> SEQ Figure \* ARABIC </w:instrText>
                          </w:r>
                        </w:ins>
                        <w:r w:rsidRPr="001A6ACF">
                          <w:rPr>
                            <w:rFonts w:ascii="Times New Roman" w:hAnsi="Times New Roman" w:cs="Times New Roman"/>
                            <w:color w:val="70AD47" w:themeColor="accent6"/>
                            <w:rPrChange w:id="318" w:author="Jean Dieudonne" w:date="2025-10-17T09:36:00Z">
                              <w:rPr/>
                            </w:rPrChange>
                          </w:rPr>
                          <w:fldChar w:fldCharType="separate"/>
                        </w:r>
                        <w:ins w:id="319" w:author="Jean Dieudonne" w:date="2025-10-17T09:36:00Z">
                          <w:r w:rsidRPr="001A6ACF">
                            <w:rPr>
                              <w:rFonts w:ascii="Times New Roman" w:hAnsi="Times New Roman" w:cs="Times New Roman"/>
                              <w:noProof/>
                              <w:color w:val="70AD47" w:themeColor="accent6"/>
                              <w:rPrChange w:id="320" w:author="Jean Dieudonne" w:date="2025-10-17T09:36:00Z">
                                <w:rPr>
                                  <w:noProof/>
                                </w:rPr>
                              </w:rPrChange>
                            </w:rPr>
                            <w:t>6</w:t>
                          </w:r>
                          <w:r w:rsidRPr="001A6ACF">
                            <w:rPr>
                              <w:rFonts w:ascii="Times New Roman" w:hAnsi="Times New Roman" w:cs="Times New Roman"/>
                              <w:color w:val="70AD47" w:themeColor="accent6"/>
                              <w:rPrChange w:id="321" w:author="Jean Dieudonne" w:date="2025-10-17T09:36:00Z">
                                <w:rPr/>
                              </w:rPrChange>
                            </w:rPr>
                            <w:fldChar w:fldCharType="end"/>
                          </w:r>
                          <w:r w:rsidRPr="001A6ACF">
                            <w:rPr>
                              <w:rFonts w:ascii="Times New Roman" w:hAnsi="Times New Roman" w:cs="Times New Roman"/>
                              <w:color w:val="70AD47" w:themeColor="accent6"/>
                              <w:rPrChange w:id="322" w:author="Jean Dieudonne" w:date="2025-10-17T09:36:00Z">
                                <w:rPr/>
                              </w:rPrChange>
                            </w:rPr>
                            <w:t xml:space="preserve"> : Communication</w:t>
                          </w:r>
                        </w:ins>
                      </w:p>
                    </w:txbxContent>
                  </v:textbox>
                  <w10:wrap type="topAndBottom"/>
                </v:shape>
              </w:pict>
            </mc:Fallback>
          </mc:AlternateContent>
        </w:r>
      </w:ins>
      <w:ins w:id="323" w:author="Jean Dieudonne" w:date="2025-10-17T09:28:00Z">
        <w:r w:rsidRPr="001A6ACF">
          <w:rPr>
            <w:rFonts w:ascii="Times New Roman" w:hAnsi="Times New Roman" w:cs="Times New Roman"/>
            <w:sz w:val="24"/>
            <w:szCs w:val="24"/>
            <w:rPrChange w:id="324" w:author="Jean Dieudonne" w:date="2025-10-17T09:28:00Z">
              <w:rPr/>
            </w:rPrChange>
          </w:rPr>
          <w:t xml:space="preserve">A straight line connecting an actor to a use case. It shows the interaction or relationship between them. For example, the line between </w:t>
        </w:r>
        <w:r w:rsidRPr="001A6ACF">
          <w:rPr>
            <w:rFonts w:ascii="Times New Roman" w:hAnsi="Times New Roman" w:cs="Times New Roman"/>
            <w:i/>
            <w:iCs/>
            <w:sz w:val="24"/>
            <w:szCs w:val="24"/>
            <w:rPrChange w:id="325" w:author="Jean Dieudonne" w:date="2025-10-17T09:28:00Z">
              <w:rPr>
                <w:i/>
                <w:iCs/>
              </w:rPr>
            </w:rPrChange>
          </w:rPr>
          <w:t>Student</w:t>
        </w:r>
        <w:r w:rsidRPr="001A6ACF">
          <w:rPr>
            <w:rFonts w:ascii="Times New Roman" w:hAnsi="Times New Roman" w:cs="Times New Roman"/>
            <w:sz w:val="24"/>
            <w:szCs w:val="24"/>
            <w:rPrChange w:id="326" w:author="Jean Dieudonne" w:date="2025-10-17T09:28:00Z">
              <w:rPr/>
            </w:rPrChange>
          </w:rPr>
          <w:t xml:space="preserve"> and </w:t>
        </w:r>
        <w:r w:rsidRPr="001A6ACF">
          <w:rPr>
            <w:rFonts w:ascii="Times New Roman" w:hAnsi="Times New Roman" w:cs="Times New Roman"/>
            <w:i/>
            <w:iCs/>
            <w:sz w:val="24"/>
            <w:szCs w:val="24"/>
            <w:rPrChange w:id="327" w:author="Jean Dieudonne" w:date="2025-10-17T09:28:00Z">
              <w:rPr>
                <w:i/>
                <w:iCs/>
              </w:rPr>
            </w:rPrChange>
          </w:rPr>
          <w:t>Search Internship</w:t>
        </w:r>
        <w:r w:rsidRPr="001A6ACF">
          <w:rPr>
            <w:rFonts w:ascii="Times New Roman" w:hAnsi="Times New Roman" w:cs="Times New Roman"/>
            <w:sz w:val="24"/>
            <w:szCs w:val="24"/>
            <w:rPrChange w:id="328" w:author="Jean Dieudonne" w:date="2025-10-17T09:28:00Z">
              <w:rPr/>
            </w:rPrChange>
          </w:rPr>
          <w:t xml:space="preserve"> means the student can perform that function.</w:t>
        </w:r>
      </w:ins>
      <w:r w:rsidR="00B52B9B" w:rsidRPr="001A6ACF">
        <w:rPr>
          <w:rFonts w:ascii="Times New Roman" w:hAnsi="Times New Roman" w:cs="Times New Roman"/>
          <w:sz w:val="24"/>
          <w:szCs w:val="24"/>
          <w:rPrChange w:id="329" w:author="Jean Dieudonne" w:date="2025-10-17T09:28:00Z">
            <w:rPr/>
          </w:rPrChange>
        </w:rPr>
        <w:t xml:space="preserve">                                                      </w:t>
      </w:r>
    </w:p>
    <w:p w14:paraId="50811721" w14:textId="77777777" w:rsidR="00383FA8" w:rsidRDefault="00B52B9B">
      <w:pPr>
        <w:pStyle w:val="Heading2"/>
        <w:rPr>
          <w:rFonts w:ascii="Times New Roman" w:hAnsi="Times New Roman" w:cs="Times New Roman"/>
        </w:rPr>
      </w:pPr>
      <w:bookmarkStart w:id="330" w:name="_Toc211517599"/>
      <w:r>
        <w:rPr>
          <w:rFonts w:ascii="Times New Roman" w:hAnsi="Times New Roman" w:cs="Times New Roman"/>
        </w:rPr>
        <w:lastRenderedPageBreak/>
        <w:t>3.7 DATA FLOW DIAGRAM (DFD)</w:t>
      </w:r>
      <w:bookmarkEnd w:id="330"/>
    </w:p>
    <w:p w14:paraId="03612EA0" w14:textId="77777777" w:rsidR="00383FA8" w:rsidRDefault="00383FA8"/>
    <w:p w14:paraId="4246573D" w14:textId="77777777" w:rsidR="00383FA8" w:rsidRDefault="00B52B9B">
      <w:pPr>
        <w:rPr>
          <w:rStyle w:val="markdown-bold-text"/>
          <w:rFonts w:ascii="Times New Roman" w:hAnsi="Times New Roman" w:cs="Times New Roman"/>
          <w:sz w:val="24"/>
          <w:szCs w:val="24"/>
        </w:rPr>
      </w:pPr>
      <w:r>
        <w:rPr>
          <w:rStyle w:val="markdown-bold-text"/>
          <w:rFonts w:ascii="Times New Roman" w:hAnsi="Times New Roman" w:cs="Times New Roman"/>
          <w:sz w:val="24"/>
          <w:szCs w:val="24"/>
        </w:rPr>
        <w:t>The system is a single central process: “Internship Connect System,” showing logical data flows with external actors.</w:t>
      </w:r>
    </w:p>
    <w:p w14:paraId="1F8D91F5" w14:textId="77777777" w:rsidR="00383FA8" w:rsidRDefault="00B52B9B">
      <w:pPr>
        <w:rPr>
          <w:rStyle w:val="markdown-bold-text"/>
          <w:rFonts w:ascii="Times New Roman" w:hAnsi="Times New Roman" w:cs="Times New Roman"/>
          <w:sz w:val="24"/>
          <w:szCs w:val="24"/>
        </w:rPr>
      </w:pPr>
      <w:r>
        <w:rPr>
          <w:rStyle w:val="markdown-bold-text"/>
          <w:rFonts w:ascii="Times New Roman" w:hAnsi="Times New Roman" w:cs="Times New Roman"/>
          <w:sz w:val="24"/>
          <w:szCs w:val="24"/>
        </w:rPr>
        <w:t>Student → sends student info, applications, profile updates; receives internship listings, application status, notifications.</w:t>
      </w:r>
    </w:p>
    <w:p w14:paraId="152532D5" w14:textId="77777777" w:rsidR="00383FA8" w:rsidRDefault="00B52B9B">
      <w:pPr>
        <w:rPr>
          <w:rStyle w:val="markdown-bold-text"/>
          <w:rFonts w:ascii="Times New Roman" w:hAnsi="Times New Roman" w:cs="Times New Roman"/>
          <w:sz w:val="24"/>
          <w:szCs w:val="24"/>
        </w:rPr>
      </w:pPr>
      <w:r>
        <w:rPr>
          <w:rStyle w:val="markdown-bold-text"/>
          <w:rFonts w:ascii="Times New Roman" w:hAnsi="Times New Roman" w:cs="Times New Roman"/>
          <w:sz w:val="24"/>
          <w:szCs w:val="24"/>
        </w:rPr>
        <w:t>Company → sends company info, internship postings, application feedback; receives applicant profiles, application status, notifications.</w:t>
      </w:r>
    </w:p>
    <w:p w14:paraId="4F1BCC27" w14:textId="77777777" w:rsidR="00383FA8" w:rsidRDefault="00B52B9B">
      <w:pPr>
        <w:rPr>
          <w:rFonts w:ascii="Times New Roman" w:hAnsi="Times New Roman" w:cs="Times New Roman"/>
          <w:sz w:val="24"/>
          <w:szCs w:val="24"/>
        </w:rPr>
      </w:pPr>
      <w:r>
        <w:rPr>
          <w:rStyle w:val="markdown-bold-text"/>
          <w:rFonts w:ascii="Times New Roman" w:hAnsi="Times New Roman" w:cs="Times New Roman"/>
          <w:sz w:val="24"/>
          <w:szCs w:val="24"/>
        </w:rPr>
        <w:t>Administrator → sends management commands and configurations; receives system reports, user data, and content for moderation.</w:t>
      </w:r>
    </w:p>
    <w:p w14:paraId="7873C589" w14:textId="77777777" w:rsidR="00383FA8" w:rsidRDefault="00B52B9B">
      <w:pPr>
        <w:pStyle w:val="BodyText"/>
        <w:keepNext/>
        <w:pBdr>
          <w:top w:val="none" w:sz="0" w:space="1" w:color="auto"/>
          <w:left w:val="none" w:sz="0" w:space="4" w:color="auto"/>
          <w:bottom w:val="none" w:sz="0" w:space="1" w:color="auto"/>
          <w:right w:val="none" w:sz="0" w:space="4" w:color="auto"/>
        </w:pBdr>
        <w:spacing w:before="269" w:line="360" w:lineRule="auto"/>
        <w:ind w:left="360"/>
      </w:pPr>
      <w:r>
        <w:rPr>
          <w:rFonts w:eastAsia="SimSun"/>
          <w:noProof/>
          <w:color w:val="FF0000"/>
        </w:rPr>
        <w:drawing>
          <wp:inline distT="0" distB="0" distL="0" distR="0" wp14:anchorId="2DFB7660" wp14:editId="22F90A75">
            <wp:extent cx="4521835" cy="2594610"/>
            <wp:effectExtent l="0" t="0" r="1206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21835" cy="2608767"/>
                    </a:xfrm>
                    <a:prstGeom prst="rect">
                      <a:avLst/>
                    </a:prstGeom>
                  </pic:spPr>
                </pic:pic>
              </a:graphicData>
            </a:graphic>
          </wp:inline>
        </w:drawing>
      </w:r>
    </w:p>
    <w:p w14:paraId="0C6E2304" w14:textId="4F85DC6F" w:rsidR="00383FA8" w:rsidRDefault="00B52B9B">
      <w:pPr>
        <w:pStyle w:val="Caption"/>
        <w:rPr>
          <w:rFonts w:ascii="Times New Roman" w:hAnsi="Times New Roman" w:cs="Times New Roman"/>
          <w:color w:val="00B050"/>
        </w:rPr>
      </w:pPr>
      <w:bookmarkStart w:id="331" w:name="_Toc211415129"/>
      <w:r>
        <w:rPr>
          <w:rFonts w:ascii="Times New Roman" w:hAnsi="Times New Roman" w:cs="Times New Roman"/>
          <w:color w:val="00B050"/>
        </w:rPr>
        <w:t xml:space="preserve">Figure </w:t>
      </w:r>
      <w:r>
        <w:rPr>
          <w:rFonts w:ascii="Times New Roman" w:hAnsi="Times New Roman" w:cs="Times New Roman"/>
          <w:color w:val="00B050"/>
        </w:rPr>
        <w:fldChar w:fldCharType="begin"/>
      </w:r>
      <w:r>
        <w:rPr>
          <w:rFonts w:ascii="Times New Roman" w:hAnsi="Times New Roman" w:cs="Times New Roman"/>
          <w:color w:val="00B050"/>
        </w:rPr>
        <w:instrText xml:space="preserve"> SEQ Figure \* ARABIC </w:instrText>
      </w:r>
      <w:r>
        <w:rPr>
          <w:rFonts w:ascii="Times New Roman" w:hAnsi="Times New Roman" w:cs="Times New Roman"/>
          <w:color w:val="00B050"/>
        </w:rPr>
        <w:fldChar w:fldCharType="separate"/>
      </w:r>
      <w:ins w:id="332" w:author="Jean Dieudonne" w:date="2025-10-17T09:36:00Z">
        <w:r w:rsidR="001A6ACF">
          <w:rPr>
            <w:rFonts w:ascii="Times New Roman" w:hAnsi="Times New Roman" w:cs="Times New Roman"/>
            <w:noProof/>
            <w:color w:val="00B050"/>
          </w:rPr>
          <w:t>7</w:t>
        </w:r>
      </w:ins>
      <w:del w:id="333" w:author="Jean Dieudonne" w:date="2025-10-17T09:33:00Z">
        <w:r w:rsidDel="001A6ACF">
          <w:rPr>
            <w:rFonts w:ascii="Times New Roman" w:hAnsi="Times New Roman" w:cs="Times New Roman"/>
            <w:noProof/>
            <w:color w:val="00B050"/>
          </w:rPr>
          <w:delText>3</w:delText>
        </w:r>
      </w:del>
      <w:r>
        <w:rPr>
          <w:rFonts w:ascii="Times New Roman" w:hAnsi="Times New Roman" w:cs="Times New Roman"/>
          <w:color w:val="00B050"/>
        </w:rPr>
        <w:fldChar w:fldCharType="end"/>
      </w:r>
      <w:r>
        <w:rPr>
          <w:rFonts w:ascii="Times New Roman" w:hAnsi="Times New Roman" w:cs="Times New Roman"/>
          <w:color w:val="00B050"/>
        </w:rPr>
        <w:t xml:space="preserve"> : DFD Level 0 (Context Level) for Internship Connect System</w:t>
      </w:r>
      <w:bookmarkEnd w:id="331"/>
    </w:p>
    <w:p w14:paraId="784208DF" w14:textId="77777777" w:rsidR="00383FA8" w:rsidRDefault="00383FA8"/>
    <w:p w14:paraId="185B4A9A" w14:textId="77777777" w:rsidR="00383FA8" w:rsidRDefault="00383FA8"/>
    <w:p w14:paraId="0149A587" w14:textId="77777777" w:rsidR="00383FA8" w:rsidRDefault="00B52B9B">
      <w:pPr>
        <w:tabs>
          <w:tab w:val="left" w:pos="1140"/>
        </w:tabs>
      </w:pPr>
      <w:r>
        <w:tab/>
      </w:r>
    </w:p>
    <w:p w14:paraId="015FECA3" w14:textId="00E5B5BE" w:rsidR="00383FA8" w:rsidRDefault="00383FA8">
      <w:pPr>
        <w:tabs>
          <w:tab w:val="left" w:pos="1140"/>
        </w:tabs>
        <w:rPr>
          <w:ins w:id="334" w:author="Jean Dieudonne" w:date="2025-10-17T09:43:00Z"/>
        </w:rPr>
      </w:pPr>
    </w:p>
    <w:p w14:paraId="0779D7D9" w14:textId="685A5E8C" w:rsidR="0083493B" w:rsidRDefault="0083493B">
      <w:pPr>
        <w:tabs>
          <w:tab w:val="left" w:pos="1140"/>
        </w:tabs>
        <w:rPr>
          <w:ins w:id="335" w:author="Jean Dieudonne" w:date="2025-10-17T09:43:00Z"/>
        </w:rPr>
      </w:pPr>
    </w:p>
    <w:p w14:paraId="6DEA0779" w14:textId="0859EE78" w:rsidR="0083493B" w:rsidRDefault="0083493B">
      <w:pPr>
        <w:tabs>
          <w:tab w:val="left" w:pos="1140"/>
        </w:tabs>
        <w:rPr>
          <w:ins w:id="336" w:author="Jean Dieudonne" w:date="2025-10-17T09:43:00Z"/>
        </w:rPr>
      </w:pPr>
    </w:p>
    <w:p w14:paraId="7D1E1BED" w14:textId="2831CC37" w:rsidR="0083493B" w:rsidRDefault="0083493B">
      <w:pPr>
        <w:tabs>
          <w:tab w:val="left" w:pos="1140"/>
        </w:tabs>
        <w:rPr>
          <w:ins w:id="337" w:author="Jean Dieudonne" w:date="2025-10-17T09:43:00Z"/>
        </w:rPr>
      </w:pPr>
    </w:p>
    <w:p w14:paraId="19742D61" w14:textId="77777777" w:rsidR="0083493B" w:rsidRDefault="0083493B">
      <w:pPr>
        <w:tabs>
          <w:tab w:val="left" w:pos="1140"/>
        </w:tabs>
      </w:pPr>
    </w:p>
    <w:p w14:paraId="5805CC5B" w14:textId="77777777" w:rsidR="00383FA8" w:rsidRDefault="00B52B9B">
      <w:pPr>
        <w:pStyle w:val="Heading2"/>
        <w:rPr>
          <w:rFonts w:ascii="Times New Roman" w:hAnsi="Times New Roman" w:cs="Times New Roman"/>
          <w:color w:val="FF0000"/>
          <w:sz w:val="24"/>
          <w:szCs w:val="24"/>
        </w:rPr>
      </w:pPr>
      <w:bookmarkStart w:id="338" w:name="_Toc211517600"/>
      <w:r>
        <w:rPr>
          <w:rFonts w:ascii="Times New Roman" w:hAnsi="Times New Roman" w:cs="Times New Roman"/>
        </w:rPr>
        <w:lastRenderedPageBreak/>
        <w:t>3.8 ENTITY-RELATIONSHIP DIAGRAM (ERD)</w:t>
      </w:r>
      <w:bookmarkEnd w:id="338"/>
    </w:p>
    <w:p w14:paraId="717DABAA" w14:textId="77777777" w:rsidR="00383FA8" w:rsidRDefault="00B52B9B" w:rsidP="0083493B">
      <w:pPr>
        <w:spacing w:before="100" w:beforeAutospacing="1" w:after="100" w:afterAutospacing="1" w:line="240" w:lineRule="auto"/>
        <w:rPr>
          <w:rFonts w:ascii="Times New Roman" w:eastAsia="Times New Roman" w:hAnsi="Times New Roman" w:cs="Times New Roman"/>
          <w:sz w:val="24"/>
          <w:szCs w:val="24"/>
        </w:rPr>
        <w:pPrChange w:id="339" w:author="Jean Dieudonne" w:date="2025-10-17T09:43:00Z">
          <w:pPr>
            <w:spacing w:before="100" w:beforeAutospacing="1" w:after="100" w:afterAutospacing="1" w:line="240" w:lineRule="auto"/>
            <w:jc w:val="left"/>
          </w:pPr>
        </w:pPrChange>
      </w:pPr>
      <w:r>
        <w:rPr>
          <w:rFonts w:ascii="Times New Roman" w:eastAsia="Times New Roman" w:hAnsi="Times New Roman" w:cs="Times New Roman"/>
          <w:sz w:val="24"/>
          <w:szCs w:val="24"/>
        </w:rPr>
        <w:t>Purpose: Models core data and how it relates for the platform’s database design.</w:t>
      </w:r>
    </w:p>
    <w:p w14:paraId="7D2F79DD" w14:textId="77777777" w:rsidR="00383FA8" w:rsidRDefault="00B52B9B" w:rsidP="0083493B">
      <w:pPr>
        <w:spacing w:before="100" w:beforeAutospacing="1" w:after="100" w:afterAutospacing="1" w:line="240" w:lineRule="auto"/>
        <w:rPr>
          <w:rFonts w:ascii="Times New Roman" w:eastAsia="Times New Roman" w:hAnsi="Times New Roman" w:cs="Times New Roman"/>
          <w:sz w:val="24"/>
          <w:szCs w:val="24"/>
        </w:rPr>
        <w:pPrChange w:id="340" w:author="Jean Dieudonne" w:date="2025-10-17T09:43:00Z">
          <w:pPr>
            <w:spacing w:before="100" w:beforeAutospacing="1" w:after="100" w:afterAutospacing="1" w:line="240" w:lineRule="auto"/>
            <w:jc w:val="left"/>
          </w:pPr>
        </w:pPrChange>
      </w:pPr>
      <w:r>
        <w:rPr>
          <w:rFonts w:ascii="Times New Roman" w:eastAsia="Times New Roman" w:hAnsi="Times New Roman" w:cs="Times New Roman"/>
          <w:sz w:val="24"/>
          <w:szCs w:val="24"/>
        </w:rPr>
        <w:t>Key entities and attributes:</w:t>
      </w:r>
    </w:p>
    <w:p w14:paraId="2162FCB6" w14:textId="77777777" w:rsidR="00383FA8" w:rsidRDefault="00B52B9B" w:rsidP="0083493B">
      <w:pPr>
        <w:numPr>
          <w:ilvl w:val="0"/>
          <w:numId w:val="47"/>
        </w:numPr>
        <w:spacing w:before="100" w:beforeAutospacing="1" w:after="100" w:afterAutospacing="1" w:line="240" w:lineRule="auto"/>
        <w:ind w:left="480"/>
        <w:rPr>
          <w:rFonts w:ascii="Times New Roman" w:eastAsia="Times New Roman" w:hAnsi="Times New Roman" w:cs="Times New Roman"/>
          <w:sz w:val="24"/>
          <w:szCs w:val="24"/>
        </w:rPr>
        <w:pPrChange w:id="341" w:author="Jean Dieudonne" w:date="2025-10-17T09:43:00Z">
          <w:pPr>
            <w:numPr>
              <w:numId w:val="47"/>
            </w:numPr>
            <w:tabs>
              <w:tab w:val="left" w:pos="720"/>
            </w:tabs>
            <w:spacing w:before="100" w:beforeAutospacing="1" w:after="100" w:afterAutospacing="1" w:line="240" w:lineRule="auto"/>
            <w:ind w:left="480" w:hanging="360"/>
            <w:jc w:val="left"/>
          </w:pPr>
        </w:pPrChange>
      </w:pPr>
      <w:r>
        <w:rPr>
          <w:rFonts w:ascii="Times New Roman" w:eastAsia="Times New Roman" w:hAnsi="Times New Roman" w:cs="Times New Roman"/>
          <w:sz w:val="24"/>
          <w:szCs w:val="24"/>
        </w:rPr>
        <w:t>Student: </w:t>
      </w:r>
      <w:proofErr w:type="spellStart"/>
      <w:r>
        <w:rPr>
          <w:rFonts w:ascii="Consolas" w:eastAsia="Times New Roman" w:hAnsi="Consolas" w:cs="Times New Roman"/>
        </w:rPr>
        <w:t>student_id</w:t>
      </w:r>
      <w:proofErr w:type="spellEnd"/>
      <w:r>
        <w:rPr>
          <w:rFonts w:ascii="Times New Roman" w:eastAsia="Times New Roman" w:hAnsi="Times New Roman" w:cs="Times New Roman"/>
          <w:sz w:val="24"/>
          <w:szCs w:val="24"/>
        </w:rPr>
        <w:t xml:space="preserve"> (PK), name, email, </w:t>
      </w:r>
      <w:proofErr w:type="spellStart"/>
      <w:r>
        <w:rPr>
          <w:rFonts w:ascii="Times New Roman" w:eastAsia="Times New Roman" w:hAnsi="Times New Roman" w:cs="Times New Roman"/>
          <w:sz w:val="24"/>
          <w:szCs w:val="24"/>
        </w:rPr>
        <w:t>password_hash</w:t>
      </w:r>
      <w:proofErr w:type="spellEnd"/>
      <w:r>
        <w:rPr>
          <w:rFonts w:ascii="Times New Roman" w:eastAsia="Times New Roman" w:hAnsi="Times New Roman" w:cs="Times New Roman"/>
          <w:sz w:val="24"/>
          <w:szCs w:val="24"/>
        </w:rPr>
        <w:t xml:space="preserve">, major, </w:t>
      </w:r>
      <w:proofErr w:type="spellStart"/>
      <w:r>
        <w:rPr>
          <w:rFonts w:ascii="Times New Roman" w:eastAsia="Times New Roman" w:hAnsi="Times New Roman" w:cs="Times New Roman"/>
          <w:sz w:val="24"/>
          <w:szCs w:val="24"/>
        </w:rPr>
        <w:t>year_of_study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resume_url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profile_photo_url</w:t>
      </w:r>
      <w:proofErr w:type="spellEnd"/>
      <w:r>
        <w:rPr>
          <w:rFonts w:ascii="Times New Roman" w:eastAsia="Times New Roman" w:hAnsi="Times New Roman" w:cs="Times New Roman"/>
          <w:sz w:val="24"/>
          <w:szCs w:val="24"/>
        </w:rPr>
        <w:t>.</w:t>
      </w:r>
    </w:p>
    <w:p w14:paraId="6D859B78" w14:textId="77777777" w:rsidR="00383FA8" w:rsidRDefault="00B52B9B" w:rsidP="0083493B">
      <w:pPr>
        <w:numPr>
          <w:ilvl w:val="0"/>
          <w:numId w:val="48"/>
        </w:numPr>
        <w:spacing w:before="100" w:beforeAutospacing="1" w:after="100" w:afterAutospacing="1" w:line="240" w:lineRule="auto"/>
        <w:ind w:left="480"/>
        <w:rPr>
          <w:rFonts w:ascii="Times New Roman" w:eastAsia="Times New Roman" w:hAnsi="Times New Roman" w:cs="Times New Roman"/>
          <w:sz w:val="24"/>
          <w:szCs w:val="24"/>
        </w:rPr>
        <w:pPrChange w:id="342" w:author="Jean Dieudonne" w:date="2025-10-17T09:43:00Z">
          <w:pPr>
            <w:numPr>
              <w:numId w:val="48"/>
            </w:numPr>
            <w:tabs>
              <w:tab w:val="left" w:pos="720"/>
            </w:tabs>
            <w:spacing w:before="100" w:beforeAutospacing="1" w:after="100" w:afterAutospacing="1" w:line="240" w:lineRule="auto"/>
            <w:ind w:left="480" w:hanging="360"/>
            <w:jc w:val="left"/>
          </w:pPr>
        </w:pPrChange>
      </w:pPr>
      <w:r>
        <w:rPr>
          <w:rFonts w:ascii="Times New Roman" w:eastAsia="Times New Roman" w:hAnsi="Times New Roman" w:cs="Times New Roman"/>
          <w:sz w:val="24"/>
          <w:szCs w:val="24"/>
        </w:rPr>
        <w:t>Company: </w:t>
      </w:r>
      <w:proofErr w:type="spellStart"/>
      <w:r>
        <w:rPr>
          <w:rFonts w:ascii="Consolas" w:eastAsia="Times New Roman" w:hAnsi="Consolas" w:cs="Times New Roman"/>
        </w:rPr>
        <w:t>company_id</w:t>
      </w:r>
      <w:proofErr w:type="spellEnd"/>
      <w:r>
        <w:rPr>
          <w:rFonts w:ascii="Times New Roman" w:eastAsia="Times New Roman" w:hAnsi="Times New Roman" w:cs="Times New Roman"/>
          <w:sz w:val="24"/>
          <w:szCs w:val="24"/>
        </w:rPr>
        <w:t xml:space="preserve"> (PK), name, email, </w:t>
      </w:r>
      <w:proofErr w:type="spellStart"/>
      <w:r>
        <w:rPr>
          <w:rFonts w:ascii="Times New Roman" w:eastAsia="Times New Roman" w:hAnsi="Times New Roman" w:cs="Times New Roman"/>
          <w:sz w:val="24"/>
          <w:szCs w:val="24"/>
        </w:rPr>
        <w:t>password_hash</w:t>
      </w:r>
      <w:proofErr w:type="spellEnd"/>
      <w:r>
        <w:rPr>
          <w:rFonts w:ascii="Times New Roman" w:eastAsia="Times New Roman" w:hAnsi="Times New Roman" w:cs="Times New Roman"/>
          <w:sz w:val="24"/>
          <w:szCs w:val="24"/>
        </w:rPr>
        <w:t xml:space="preserve">, description, industry, </w:t>
      </w:r>
      <w:proofErr w:type="spellStart"/>
      <w:r>
        <w:rPr>
          <w:rFonts w:ascii="Times New Roman" w:eastAsia="Times New Roman" w:hAnsi="Times New Roman" w:cs="Times New Roman"/>
          <w:sz w:val="24"/>
          <w:szCs w:val="24"/>
        </w:rPr>
        <w:t>website_url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logo_url</w:t>
      </w:r>
      <w:proofErr w:type="spellEnd"/>
      <w:r>
        <w:rPr>
          <w:rFonts w:ascii="Times New Roman" w:eastAsia="Times New Roman" w:hAnsi="Times New Roman" w:cs="Times New Roman"/>
          <w:sz w:val="24"/>
          <w:szCs w:val="24"/>
        </w:rPr>
        <w:t>.</w:t>
      </w:r>
    </w:p>
    <w:p w14:paraId="39AA4421" w14:textId="77777777" w:rsidR="00383FA8" w:rsidRDefault="00B52B9B" w:rsidP="0083493B">
      <w:pPr>
        <w:numPr>
          <w:ilvl w:val="0"/>
          <w:numId w:val="49"/>
        </w:numPr>
        <w:spacing w:before="100" w:beforeAutospacing="1" w:after="100" w:afterAutospacing="1" w:line="240" w:lineRule="auto"/>
        <w:ind w:left="480"/>
        <w:rPr>
          <w:rFonts w:ascii="Times New Roman" w:eastAsia="Times New Roman" w:hAnsi="Times New Roman" w:cs="Times New Roman"/>
          <w:sz w:val="24"/>
          <w:szCs w:val="24"/>
        </w:rPr>
        <w:pPrChange w:id="343" w:author="Jean Dieudonne" w:date="2025-10-17T09:43:00Z">
          <w:pPr>
            <w:numPr>
              <w:numId w:val="49"/>
            </w:numPr>
            <w:tabs>
              <w:tab w:val="left" w:pos="720"/>
            </w:tabs>
            <w:spacing w:before="100" w:beforeAutospacing="1" w:after="100" w:afterAutospacing="1" w:line="240" w:lineRule="auto"/>
            <w:ind w:left="480" w:hanging="360"/>
            <w:jc w:val="left"/>
          </w:pPr>
        </w:pPrChange>
      </w:pPr>
      <w:r>
        <w:rPr>
          <w:rFonts w:ascii="Times New Roman" w:eastAsia="Times New Roman" w:hAnsi="Times New Roman" w:cs="Times New Roman"/>
          <w:sz w:val="24"/>
          <w:szCs w:val="24"/>
        </w:rPr>
        <w:t>Administrator: </w:t>
      </w:r>
      <w:proofErr w:type="spellStart"/>
      <w:r>
        <w:rPr>
          <w:rFonts w:ascii="Consolas" w:eastAsia="Times New Roman" w:hAnsi="Consolas" w:cs="Times New Roman"/>
        </w:rPr>
        <w:t>admin_id</w:t>
      </w:r>
      <w:proofErr w:type="spellEnd"/>
      <w:r>
        <w:rPr>
          <w:rFonts w:ascii="Times New Roman" w:eastAsia="Times New Roman" w:hAnsi="Times New Roman" w:cs="Times New Roman"/>
          <w:sz w:val="24"/>
          <w:szCs w:val="24"/>
        </w:rPr>
        <w:t xml:space="preserve"> (PK), name, email, </w:t>
      </w:r>
      <w:proofErr w:type="spellStart"/>
      <w:r>
        <w:rPr>
          <w:rFonts w:ascii="Times New Roman" w:eastAsia="Times New Roman" w:hAnsi="Times New Roman" w:cs="Times New Roman"/>
          <w:sz w:val="24"/>
          <w:szCs w:val="24"/>
        </w:rPr>
        <w:t>password_hash</w:t>
      </w:r>
      <w:proofErr w:type="spellEnd"/>
      <w:r>
        <w:rPr>
          <w:rFonts w:ascii="Times New Roman" w:eastAsia="Times New Roman" w:hAnsi="Times New Roman" w:cs="Times New Roman"/>
          <w:sz w:val="24"/>
          <w:szCs w:val="24"/>
        </w:rPr>
        <w:t>.</w:t>
      </w:r>
    </w:p>
    <w:p w14:paraId="54047171" w14:textId="77777777" w:rsidR="00383FA8" w:rsidRDefault="00B52B9B" w:rsidP="0083493B">
      <w:pPr>
        <w:numPr>
          <w:ilvl w:val="0"/>
          <w:numId w:val="50"/>
        </w:numPr>
        <w:spacing w:before="100" w:beforeAutospacing="1" w:after="100" w:afterAutospacing="1" w:line="240" w:lineRule="auto"/>
        <w:ind w:left="480"/>
        <w:rPr>
          <w:rFonts w:ascii="Times New Roman" w:eastAsia="Times New Roman" w:hAnsi="Times New Roman" w:cs="Times New Roman"/>
          <w:sz w:val="24"/>
          <w:szCs w:val="24"/>
        </w:rPr>
        <w:pPrChange w:id="344" w:author="Jean Dieudonne" w:date="2025-10-17T09:43:00Z">
          <w:pPr>
            <w:numPr>
              <w:numId w:val="50"/>
            </w:numPr>
            <w:tabs>
              <w:tab w:val="left" w:pos="720"/>
            </w:tabs>
            <w:spacing w:before="100" w:beforeAutospacing="1" w:after="100" w:afterAutospacing="1" w:line="240" w:lineRule="auto"/>
            <w:ind w:left="480" w:hanging="360"/>
            <w:jc w:val="left"/>
          </w:pPr>
        </w:pPrChange>
      </w:pPr>
      <w:proofErr w:type="spellStart"/>
      <w:r>
        <w:rPr>
          <w:rFonts w:ascii="Times New Roman" w:eastAsia="Times New Roman" w:hAnsi="Times New Roman" w:cs="Times New Roman"/>
          <w:sz w:val="24"/>
          <w:szCs w:val="24"/>
        </w:rPr>
        <w:t>InternshipListing</w:t>
      </w:r>
      <w:proofErr w:type="spellEnd"/>
      <w:r>
        <w:rPr>
          <w:rFonts w:ascii="Times New Roman" w:eastAsia="Times New Roman" w:hAnsi="Times New Roman" w:cs="Times New Roman"/>
          <w:sz w:val="24"/>
          <w:szCs w:val="24"/>
        </w:rPr>
        <w:t>: </w:t>
      </w:r>
      <w:proofErr w:type="spellStart"/>
      <w:r>
        <w:rPr>
          <w:rFonts w:ascii="Consolas" w:eastAsia="Times New Roman" w:hAnsi="Consolas" w:cs="Times New Roman"/>
        </w:rPr>
        <w:t>internship_id</w:t>
      </w:r>
      <w:proofErr w:type="spellEnd"/>
      <w:r>
        <w:rPr>
          <w:rFonts w:ascii="Times New Roman" w:eastAsia="Times New Roman" w:hAnsi="Times New Roman" w:cs="Times New Roman"/>
          <w:sz w:val="24"/>
          <w:szCs w:val="24"/>
        </w:rPr>
        <w:t xml:space="preserve"> (PK), title, description, requirements, location, stipend, </w:t>
      </w:r>
      <w:proofErr w:type="spellStart"/>
      <w:r>
        <w:rPr>
          <w:rFonts w:ascii="Times New Roman" w:eastAsia="Times New Roman" w:hAnsi="Times New Roman" w:cs="Times New Roman"/>
          <w:sz w:val="24"/>
          <w:szCs w:val="24"/>
        </w:rPr>
        <w:t>start_date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end_date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application_deadline</w:t>
      </w:r>
      <w:proofErr w:type="spellEnd"/>
      <w:r>
        <w:rPr>
          <w:rFonts w:ascii="Times New Roman" w:eastAsia="Times New Roman" w:hAnsi="Times New Roman" w:cs="Times New Roman"/>
          <w:sz w:val="24"/>
          <w:szCs w:val="24"/>
        </w:rPr>
        <w:t>, </w:t>
      </w:r>
      <w:proofErr w:type="spellStart"/>
      <w:r>
        <w:rPr>
          <w:rFonts w:ascii="Consolas" w:eastAsia="Times New Roman" w:hAnsi="Consolas" w:cs="Times New Roman"/>
        </w:rPr>
        <w:t>company_id</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FK→Company</w:t>
      </w:r>
      <w:proofErr w:type="spellEnd"/>
      <w:r>
        <w:rPr>
          <w:rFonts w:ascii="Times New Roman" w:eastAsia="Times New Roman" w:hAnsi="Times New Roman" w:cs="Times New Roman"/>
          <w:sz w:val="24"/>
          <w:szCs w:val="24"/>
        </w:rPr>
        <w:t>).</w:t>
      </w:r>
    </w:p>
    <w:p w14:paraId="4980D285" w14:textId="77777777" w:rsidR="00383FA8" w:rsidRDefault="00B52B9B" w:rsidP="0083493B">
      <w:pPr>
        <w:numPr>
          <w:ilvl w:val="0"/>
          <w:numId w:val="51"/>
        </w:numPr>
        <w:spacing w:before="100" w:beforeAutospacing="1" w:after="100" w:afterAutospacing="1" w:line="240" w:lineRule="auto"/>
        <w:ind w:left="480"/>
        <w:rPr>
          <w:rFonts w:ascii="Times New Roman" w:eastAsia="Times New Roman" w:hAnsi="Times New Roman" w:cs="Times New Roman"/>
          <w:sz w:val="24"/>
          <w:szCs w:val="24"/>
        </w:rPr>
        <w:pPrChange w:id="345" w:author="Jean Dieudonne" w:date="2025-10-17T09:43:00Z">
          <w:pPr>
            <w:numPr>
              <w:numId w:val="51"/>
            </w:numPr>
            <w:tabs>
              <w:tab w:val="left" w:pos="720"/>
            </w:tabs>
            <w:spacing w:before="100" w:beforeAutospacing="1" w:after="100" w:afterAutospacing="1" w:line="240" w:lineRule="auto"/>
            <w:ind w:left="480" w:hanging="360"/>
            <w:jc w:val="left"/>
          </w:pPr>
        </w:pPrChange>
      </w:pPr>
      <w:r>
        <w:rPr>
          <w:rFonts w:ascii="Times New Roman" w:eastAsia="Times New Roman" w:hAnsi="Times New Roman" w:cs="Times New Roman"/>
          <w:sz w:val="24"/>
          <w:szCs w:val="24"/>
        </w:rPr>
        <w:t>Application: </w:t>
      </w:r>
      <w:r>
        <w:rPr>
          <w:rFonts w:ascii="Consolas" w:eastAsia="Times New Roman" w:hAnsi="Consolas" w:cs="Times New Roman"/>
        </w:rPr>
        <w:t>application_id</w:t>
      </w:r>
      <w:r>
        <w:rPr>
          <w:rFonts w:ascii="Times New Roman" w:eastAsia="Times New Roman" w:hAnsi="Times New Roman" w:cs="Times New Roman"/>
          <w:sz w:val="24"/>
          <w:szCs w:val="24"/>
        </w:rPr>
        <w:t> (PK), </w:t>
      </w:r>
      <w:r>
        <w:rPr>
          <w:rFonts w:ascii="Consolas" w:eastAsia="Times New Roman" w:hAnsi="Consolas" w:cs="Times New Roman"/>
        </w:rPr>
        <w:t>student_id</w:t>
      </w:r>
      <w:r>
        <w:rPr>
          <w:rFonts w:ascii="Times New Roman" w:eastAsia="Times New Roman" w:hAnsi="Times New Roman" w:cs="Times New Roman"/>
          <w:sz w:val="24"/>
          <w:szCs w:val="24"/>
        </w:rPr>
        <w:t> (FK→Student), </w:t>
      </w:r>
      <w:r>
        <w:rPr>
          <w:rFonts w:ascii="Consolas" w:eastAsia="Times New Roman" w:hAnsi="Consolas" w:cs="Times New Roman"/>
        </w:rPr>
        <w:t>internship_id</w:t>
      </w:r>
      <w:r>
        <w:rPr>
          <w:rFonts w:ascii="Times New Roman" w:eastAsia="Times New Roman" w:hAnsi="Times New Roman" w:cs="Times New Roman"/>
          <w:sz w:val="24"/>
          <w:szCs w:val="24"/>
        </w:rPr>
        <w:t xml:space="preserve"> (FK→InternshipListing), </w:t>
      </w:r>
      <w:proofErr w:type="spellStart"/>
      <w:r>
        <w:rPr>
          <w:rFonts w:ascii="Times New Roman" w:eastAsia="Times New Roman" w:hAnsi="Times New Roman" w:cs="Times New Roman"/>
          <w:sz w:val="24"/>
          <w:szCs w:val="24"/>
        </w:rPr>
        <w:t>application_date</w:t>
      </w:r>
      <w:proofErr w:type="spellEnd"/>
      <w:r>
        <w:rPr>
          <w:rFonts w:ascii="Times New Roman" w:eastAsia="Times New Roman" w:hAnsi="Times New Roman" w:cs="Times New Roman"/>
          <w:sz w:val="24"/>
          <w:szCs w:val="24"/>
        </w:rPr>
        <w:t xml:space="preserve">, status (Pending/Reviewed/Accepted/Rejected), </w:t>
      </w:r>
      <w:proofErr w:type="spellStart"/>
      <w:r>
        <w:rPr>
          <w:rFonts w:ascii="Times New Roman" w:eastAsia="Times New Roman" w:hAnsi="Times New Roman" w:cs="Times New Roman"/>
          <w:sz w:val="24"/>
          <w:szCs w:val="24"/>
        </w:rPr>
        <w:t>cover_letter_text</w:t>
      </w:r>
      <w:proofErr w:type="spellEnd"/>
      <w:r>
        <w:rPr>
          <w:rFonts w:ascii="Times New Roman" w:eastAsia="Times New Roman" w:hAnsi="Times New Roman" w:cs="Times New Roman"/>
          <w:sz w:val="24"/>
          <w:szCs w:val="24"/>
        </w:rPr>
        <w:t>.</w:t>
      </w:r>
    </w:p>
    <w:p w14:paraId="6E190351" w14:textId="77777777" w:rsidR="00383FA8" w:rsidRDefault="00B52B9B" w:rsidP="0083493B">
      <w:pPr>
        <w:spacing w:before="100" w:beforeAutospacing="1" w:after="100" w:afterAutospacing="1" w:line="240" w:lineRule="auto"/>
        <w:rPr>
          <w:rFonts w:ascii="Times New Roman" w:eastAsia="Times New Roman" w:hAnsi="Times New Roman" w:cs="Times New Roman"/>
          <w:sz w:val="24"/>
          <w:szCs w:val="24"/>
        </w:rPr>
        <w:pPrChange w:id="346" w:author="Jean Dieudonne" w:date="2025-10-17T09:43:00Z">
          <w:pPr>
            <w:spacing w:before="100" w:beforeAutospacing="1" w:after="100" w:afterAutospacing="1" w:line="240" w:lineRule="auto"/>
            <w:jc w:val="left"/>
          </w:pPr>
        </w:pPrChange>
      </w:pPr>
      <w:r>
        <w:rPr>
          <w:rFonts w:ascii="Times New Roman" w:eastAsia="Times New Roman" w:hAnsi="Times New Roman" w:cs="Times New Roman"/>
          <w:sz w:val="24"/>
          <w:szCs w:val="24"/>
        </w:rPr>
        <w:t>Relationships:</w:t>
      </w:r>
    </w:p>
    <w:p w14:paraId="50A133CF" w14:textId="77777777" w:rsidR="00383FA8" w:rsidRDefault="00B52B9B" w:rsidP="0083493B">
      <w:pPr>
        <w:numPr>
          <w:ilvl w:val="0"/>
          <w:numId w:val="52"/>
        </w:numPr>
        <w:spacing w:before="100" w:beforeAutospacing="1" w:after="100" w:afterAutospacing="1" w:line="240" w:lineRule="auto"/>
        <w:ind w:left="480"/>
        <w:rPr>
          <w:rFonts w:ascii="Times New Roman" w:eastAsia="Times New Roman" w:hAnsi="Times New Roman" w:cs="Times New Roman"/>
          <w:sz w:val="24"/>
          <w:szCs w:val="24"/>
        </w:rPr>
        <w:pPrChange w:id="347" w:author="Jean Dieudonne" w:date="2025-10-17T09:43:00Z">
          <w:pPr>
            <w:numPr>
              <w:numId w:val="52"/>
            </w:numPr>
            <w:tabs>
              <w:tab w:val="left" w:pos="720"/>
            </w:tabs>
            <w:spacing w:before="100" w:beforeAutospacing="1" w:after="100" w:afterAutospacing="1" w:line="240" w:lineRule="auto"/>
            <w:ind w:left="480" w:hanging="360"/>
            <w:jc w:val="left"/>
          </w:pPr>
        </w:pPrChange>
      </w:pPr>
      <w:r>
        <w:rPr>
          <w:rFonts w:ascii="Times New Roman" w:eastAsia="Times New Roman" w:hAnsi="Times New Roman" w:cs="Times New Roman"/>
          <w:sz w:val="24"/>
          <w:szCs w:val="24"/>
        </w:rPr>
        <w:t xml:space="preserve">Company posts many </w:t>
      </w:r>
      <w:proofErr w:type="spellStart"/>
      <w:r>
        <w:rPr>
          <w:rFonts w:ascii="Times New Roman" w:eastAsia="Times New Roman" w:hAnsi="Times New Roman" w:cs="Times New Roman"/>
          <w:sz w:val="24"/>
          <w:szCs w:val="24"/>
        </w:rPr>
        <w:t>InternshipListings</w:t>
      </w:r>
      <w:proofErr w:type="spellEnd"/>
      <w:r>
        <w:rPr>
          <w:rFonts w:ascii="Times New Roman" w:eastAsia="Times New Roman" w:hAnsi="Times New Roman" w:cs="Times New Roman"/>
          <w:sz w:val="24"/>
          <w:szCs w:val="24"/>
        </w:rPr>
        <w:t xml:space="preserve"> (1→N).</w:t>
      </w:r>
    </w:p>
    <w:p w14:paraId="534D6FEE" w14:textId="77777777" w:rsidR="00383FA8" w:rsidRDefault="00B52B9B" w:rsidP="0083493B">
      <w:pPr>
        <w:numPr>
          <w:ilvl w:val="0"/>
          <w:numId w:val="53"/>
        </w:numPr>
        <w:spacing w:before="100" w:beforeAutospacing="1" w:after="100" w:afterAutospacing="1" w:line="240" w:lineRule="auto"/>
        <w:ind w:left="480"/>
        <w:rPr>
          <w:rFonts w:ascii="Times New Roman" w:eastAsia="Times New Roman" w:hAnsi="Times New Roman" w:cs="Times New Roman"/>
          <w:sz w:val="24"/>
          <w:szCs w:val="24"/>
        </w:rPr>
        <w:pPrChange w:id="348" w:author="Jean Dieudonne" w:date="2025-10-17T09:43:00Z">
          <w:pPr>
            <w:numPr>
              <w:numId w:val="53"/>
            </w:numPr>
            <w:tabs>
              <w:tab w:val="left" w:pos="720"/>
            </w:tabs>
            <w:spacing w:before="100" w:beforeAutospacing="1" w:after="100" w:afterAutospacing="1" w:line="240" w:lineRule="auto"/>
            <w:ind w:left="480" w:hanging="360"/>
            <w:jc w:val="left"/>
          </w:pPr>
        </w:pPrChange>
      </w:pPr>
      <w:r>
        <w:rPr>
          <w:rFonts w:ascii="Times New Roman" w:eastAsia="Times New Roman" w:hAnsi="Times New Roman" w:cs="Times New Roman"/>
          <w:sz w:val="24"/>
          <w:szCs w:val="24"/>
        </w:rPr>
        <w:t xml:space="preserve">Student applies to many </w:t>
      </w:r>
      <w:proofErr w:type="spellStart"/>
      <w:r>
        <w:rPr>
          <w:rFonts w:ascii="Times New Roman" w:eastAsia="Times New Roman" w:hAnsi="Times New Roman" w:cs="Times New Roman"/>
          <w:sz w:val="24"/>
          <w:szCs w:val="24"/>
        </w:rPr>
        <w:t>InternshipListings</w:t>
      </w:r>
      <w:proofErr w:type="spellEnd"/>
      <w:r>
        <w:rPr>
          <w:rFonts w:ascii="Times New Roman" w:eastAsia="Times New Roman" w:hAnsi="Times New Roman" w:cs="Times New Roman"/>
          <w:sz w:val="24"/>
          <w:szCs w:val="24"/>
        </w:rPr>
        <w:t> via Application (M↔N resolved by Application).</w:t>
      </w:r>
    </w:p>
    <w:p w14:paraId="5CCBCE3B" w14:textId="77777777" w:rsidR="00383FA8" w:rsidRDefault="00B52B9B" w:rsidP="0083493B">
      <w:pPr>
        <w:numPr>
          <w:ilvl w:val="0"/>
          <w:numId w:val="54"/>
        </w:numPr>
        <w:spacing w:before="100" w:beforeAutospacing="1" w:after="100" w:afterAutospacing="1" w:line="240" w:lineRule="auto"/>
        <w:ind w:left="480"/>
        <w:rPr>
          <w:rFonts w:ascii="Times New Roman" w:eastAsia="Times New Roman" w:hAnsi="Times New Roman" w:cs="Times New Roman"/>
          <w:sz w:val="24"/>
          <w:szCs w:val="24"/>
        </w:rPr>
        <w:pPrChange w:id="349" w:author="Jean Dieudonne" w:date="2025-10-17T09:43:00Z">
          <w:pPr>
            <w:numPr>
              <w:numId w:val="54"/>
            </w:numPr>
            <w:tabs>
              <w:tab w:val="left" w:pos="720"/>
            </w:tabs>
            <w:spacing w:before="100" w:beforeAutospacing="1" w:after="100" w:afterAutospacing="1" w:line="240" w:lineRule="auto"/>
            <w:ind w:left="480" w:hanging="360"/>
            <w:jc w:val="left"/>
          </w:pPr>
        </w:pPrChange>
      </w:pPr>
      <w:r>
        <w:rPr>
          <w:rFonts w:ascii="Times New Roman" w:eastAsia="Times New Roman" w:hAnsi="Times New Roman" w:cs="Times New Roman"/>
          <w:sz w:val="24"/>
          <w:szCs w:val="24"/>
        </w:rPr>
        <w:t xml:space="preserve">Administrator oversees Students, Companies, and </w:t>
      </w:r>
      <w:proofErr w:type="spellStart"/>
      <w:r>
        <w:rPr>
          <w:rFonts w:ascii="Times New Roman" w:eastAsia="Times New Roman" w:hAnsi="Times New Roman" w:cs="Times New Roman"/>
          <w:sz w:val="24"/>
          <w:szCs w:val="24"/>
        </w:rPr>
        <w:t>InternshipListings</w:t>
      </w:r>
      <w:proofErr w:type="spellEnd"/>
      <w:r>
        <w:rPr>
          <w:rFonts w:ascii="Times New Roman" w:eastAsia="Times New Roman" w:hAnsi="Times New Roman" w:cs="Times New Roman"/>
          <w:sz w:val="24"/>
          <w:szCs w:val="24"/>
        </w:rPr>
        <w:t xml:space="preserve"> (administrative 1→N associations for moderation/approval).</w:t>
      </w:r>
    </w:p>
    <w:p w14:paraId="11B3A64C" w14:textId="77777777" w:rsidR="00383FA8" w:rsidRDefault="00B52B9B">
      <w:pPr>
        <w:pStyle w:val="BodyText"/>
        <w:keepNext/>
        <w:pBdr>
          <w:top w:val="none" w:sz="0" w:space="1" w:color="auto"/>
          <w:left w:val="none" w:sz="0" w:space="4" w:color="auto"/>
          <w:bottom w:val="none" w:sz="0" w:space="1" w:color="auto"/>
          <w:right w:val="none" w:sz="0" w:space="4" w:color="auto"/>
        </w:pBdr>
        <w:spacing w:before="269" w:line="360" w:lineRule="auto"/>
        <w:ind w:left="360"/>
      </w:pPr>
      <w:r>
        <w:rPr>
          <w:noProof/>
        </w:rPr>
        <w:drawing>
          <wp:inline distT="0" distB="0" distL="114300" distR="114300" wp14:anchorId="4712EC37" wp14:editId="3BFCDF49">
            <wp:extent cx="4495800" cy="1891030"/>
            <wp:effectExtent l="0" t="0" r="0" b="0"/>
            <wp:docPr id="12" name="Picture 12" descr="ChatGPT Image Oct 13, 2025, 06_17_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tGPT Image Oct 13, 2025, 06_17_41 PM"/>
                    <pic:cNvPicPr>
                      <a:picLocks noChangeAspect="1"/>
                    </pic:cNvPicPr>
                  </pic:nvPicPr>
                  <pic:blipFill>
                    <a:blip r:embed="rId19"/>
                    <a:stretch>
                      <a:fillRect/>
                    </a:stretch>
                  </pic:blipFill>
                  <pic:spPr>
                    <a:xfrm>
                      <a:off x="0" y="0"/>
                      <a:ext cx="4698662" cy="1976700"/>
                    </a:xfrm>
                    <a:prstGeom prst="rect">
                      <a:avLst/>
                    </a:prstGeom>
                  </pic:spPr>
                </pic:pic>
              </a:graphicData>
            </a:graphic>
          </wp:inline>
        </w:drawing>
      </w:r>
    </w:p>
    <w:p w14:paraId="33FF6490" w14:textId="018D9BC8" w:rsidR="00383FA8" w:rsidRDefault="00B52B9B">
      <w:pPr>
        <w:pStyle w:val="Caption"/>
        <w:rPr>
          <w:color w:val="00B050"/>
        </w:rPr>
      </w:pPr>
      <w:bookmarkStart w:id="350" w:name="_Toc211415130"/>
      <w:r>
        <w:rPr>
          <w:color w:val="00B050"/>
        </w:rPr>
        <w:t xml:space="preserve">Figure </w:t>
      </w:r>
      <w:r>
        <w:rPr>
          <w:color w:val="00B050"/>
        </w:rPr>
        <w:fldChar w:fldCharType="begin"/>
      </w:r>
      <w:r>
        <w:rPr>
          <w:color w:val="00B050"/>
        </w:rPr>
        <w:instrText xml:space="preserve"> SEQ Figure \* ARABIC </w:instrText>
      </w:r>
      <w:r>
        <w:rPr>
          <w:color w:val="00B050"/>
        </w:rPr>
        <w:fldChar w:fldCharType="separate"/>
      </w:r>
      <w:ins w:id="351" w:author="Jean Dieudonne" w:date="2025-10-17T09:36:00Z">
        <w:r w:rsidR="001A6ACF">
          <w:rPr>
            <w:noProof/>
            <w:color w:val="00B050"/>
          </w:rPr>
          <w:t>8</w:t>
        </w:r>
      </w:ins>
      <w:del w:id="352" w:author="Jean Dieudonne" w:date="2025-10-17T09:33:00Z">
        <w:r w:rsidDel="001A6ACF">
          <w:rPr>
            <w:noProof/>
            <w:color w:val="00B050"/>
          </w:rPr>
          <w:delText>4</w:delText>
        </w:r>
      </w:del>
      <w:r>
        <w:rPr>
          <w:color w:val="00B050"/>
        </w:rPr>
        <w:fldChar w:fldCharType="end"/>
      </w:r>
      <w:r>
        <w:rPr>
          <w:color w:val="00B050"/>
        </w:rPr>
        <w:t xml:space="preserve"> : </w:t>
      </w:r>
      <w:r>
        <w:rPr>
          <w:rStyle w:val="markdown-bold-text"/>
          <w:color w:val="00B050"/>
        </w:rPr>
        <w:t>Entity Relationship Diagram for Internship Connect System</w:t>
      </w:r>
      <w:bookmarkEnd w:id="350"/>
    </w:p>
    <w:p w14:paraId="67C1AF91" w14:textId="77777777" w:rsidR="00383FA8" w:rsidRDefault="00383FA8"/>
    <w:p w14:paraId="0C7943EB" w14:textId="77777777" w:rsidR="00383FA8" w:rsidRDefault="00B52B9B">
      <w:pPr>
        <w:pStyle w:val="Heading2"/>
        <w:rPr>
          <w:rFonts w:ascii="Times New Roman" w:hAnsi="Times New Roman" w:cs="Times New Roman"/>
        </w:rPr>
      </w:pPr>
      <w:bookmarkStart w:id="353" w:name="_Toc211517601"/>
      <w:r>
        <w:rPr>
          <w:rFonts w:ascii="Times New Roman" w:hAnsi="Times New Roman" w:cs="Times New Roman"/>
        </w:rPr>
        <w:lastRenderedPageBreak/>
        <w:t>3.9 PHYSICAL DATA MODELING</w:t>
      </w:r>
      <w:bookmarkEnd w:id="353"/>
    </w:p>
    <w:p w14:paraId="232F339D"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Style w:val="markdown-bold-text"/>
          <w:rFonts w:eastAsia="SimSun"/>
        </w:rPr>
      </w:pPr>
      <w:r>
        <w:rPr>
          <w:rStyle w:val="markdown-bold-text"/>
        </w:rPr>
        <w:t>Physical Data Modeling converts the ERD into an implementable database design for Internship Connect Rwanda. In this project (MongoDB/Mongoose), it specifies concrete collections (e.g., students, companies, internships, applications, admins), their fields with BSON types, primary identifiers (_id), foreign-key-style references via </w:t>
      </w:r>
      <w:proofErr w:type="spellStart"/>
      <w:r>
        <w:rPr>
          <w:rStyle w:val="markdown-bold-text"/>
        </w:rPr>
        <w:t>ObjectId</w:t>
      </w:r>
      <w:proofErr w:type="spellEnd"/>
      <w:r>
        <w:rPr>
          <w:rStyle w:val="markdown-bold-text"/>
        </w:rPr>
        <w:t>, required/unique constraints (e.g., unique emails), and performance indexes (e.g., text/search on titles, compound indexes on status/deadline). The physical model directly mirrors the ERD, detailing exact schemas, relationships, and indexes needed for correctness, integrity, and efficient queries</w:t>
      </w:r>
    </w:p>
    <w:p w14:paraId="64DBCC13" w14:textId="77777777" w:rsidR="00383FA8" w:rsidRDefault="00383FA8"/>
    <w:p w14:paraId="5F30DE06" w14:textId="77777777" w:rsidR="00383FA8" w:rsidRDefault="00B52B9B">
      <w:pPr>
        <w:keepNext/>
      </w:pPr>
      <w:r>
        <w:rPr>
          <w:noProof/>
        </w:rPr>
        <w:drawing>
          <wp:inline distT="0" distB="0" distL="0" distR="0" wp14:anchorId="6F0EBD2C" wp14:editId="237C3008">
            <wp:extent cx="6198235" cy="5086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203549" cy="5090598"/>
                    </a:xfrm>
                    <a:prstGeom prst="rect">
                      <a:avLst/>
                    </a:prstGeom>
                  </pic:spPr>
                </pic:pic>
              </a:graphicData>
            </a:graphic>
          </wp:inline>
        </w:drawing>
      </w:r>
    </w:p>
    <w:p w14:paraId="70C2864F" w14:textId="79EC5301" w:rsidR="00383FA8" w:rsidRDefault="00B52B9B">
      <w:pPr>
        <w:rPr>
          <w:rFonts w:ascii="Times New Roman" w:hAnsi="Times New Roman" w:cs="Times New Roman"/>
          <w:color w:val="00B050"/>
        </w:rPr>
      </w:pPr>
      <w:bookmarkStart w:id="354" w:name="_Toc211415131"/>
      <w:r>
        <w:rPr>
          <w:rFonts w:ascii="Times New Roman" w:hAnsi="Times New Roman" w:cs="Times New Roman"/>
          <w:color w:val="00B050"/>
        </w:rPr>
        <w:t xml:space="preserve">Figure </w:t>
      </w:r>
      <w:r>
        <w:rPr>
          <w:rFonts w:ascii="Times New Roman" w:hAnsi="Times New Roman" w:cs="Times New Roman"/>
          <w:color w:val="00B050"/>
        </w:rPr>
        <w:fldChar w:fldCharType="begin"/>
      </w:r>
      <w:r>
        <w:rPr>
          <w:rFonts w:ascii="Times New Roman" w:hAnsi="Times New Roman" w:cs="Times New Roman"/>
          <w:color w:val="00B050"/>
        </w:rPr>
        <w:instrText xml:space="preserve"> SEQ Figure \* ARABIC </w:instrText>
      </w:r>
      <w:r>
        <w:rPr>
          <w:rFonts w:ascii="Times New Roman" w:hAnsi="Times New Roman" w:cs="Times New Roman"/>
          <w:color w:val="00B050"/>
        </w:rPr>
        <w:fldChar w:fldCharType="separate"/>
      </w:r>
      <w:ins w:id="355" w:author="Jean Dieudonne" w:date="2025-10-17T09:36:00Z">
        <w:r w:rsidR="001A6ACF">
          <w:rPr>
            <w:rFonts w:ascii="Times New Roman" w:hAnsi="Times New Roman" w:cs="Times New Roman"/>
            <w:noProof/>
            <w:color w:val="00B050"/>
          </w:rPr>
          <w:t>9</w:t>
        </w:r>
      </w:ins>
      <w:del w:id="356" w:author="Jean Dieudonne" w:date="2025-10-17T09:33:00Z">
        <w:r w:rsidDel="001A6ACF">
          <w:rPr>
            <w:rFonts w:ascii="Times New Roman" w:hAnsi="Times New Roman" w:cs="Times New Roman"/>
            <w:noProof/>
            <w:color w:val="00B050"/>
          </w:rPr>
          <w:delText>5</w:delText>
        </w:r>
      </w:del>
      <w:r>
        <w:rPr>
          <w:rFonts w:ascii="Times New Roman" w:hAnsi="Times New Roman" w:cs="Times New Roman"/>
          <w:color w:val="00B050"/>
        </w:rPr>
        <w:fldChar w:fldCharType="end"/>
      </w:r>
      <w:r>
        <w:rPr>
          <w:rFonts w:ascii="Times New Roman" w:hAnsi="Times New Roman" w:cs="Times New Roman"/>
          <w:color w:val="00B050"/>
        </w:rPr>
        <w:t xml:space="preserve"> : Physical Data Model for Internship Connect System</w:t>
      </w:r>
      <w:bookmarkEnd w:id="354"/>
    </w:p>
    <w:p w14:paraId="71A787BF" w14:textId="77777777" w:rsidR="00383FA8" w:rsidRDefault="00B52B9B">
      <w:pPr>
        <w:pStyle w:val="Heading2"/>
        <w:rPr>
          <w:rFonts w:ascii="Times New Roman" w:hAnsi="Times New Roman" w:cs="Times New Roman"/>
        </w:rPr>
      </w:pPr>
      <w:bookmarkStart w:id="357" w:name="_Toc211517602"/>
      <w:r>
        <w:rPr>
          <w:rFonts w:ascii="Times New Roman" w:hAnsi="Times New Roman" w:cs="Times New Roman"/>
        </w:rPr>
        <w:lastRenderedPageBreak/>
        <w:t>3.10 DATA DICTIONARY</w:t>
      </w:r>
      <w:bookmarkStart w:id="358" w:name="_GoBack"/>
      <w:bookmarkEnd w:id="357"/>
      <w:bookmarkEnd w:id="358"/>
    </w:p>
    <w:p w14:paraId="430F9EC0"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A data dictionary is a centralized repository containing detailed descriptions of all data objects or items within the database model. It provides essential metadata for developers, database administrators, and anyone needing to understand the database structure. For the Internship Connect System, the data dictionary clarifies the meaning, data types, constraints, and relationships of each table and its attributes, ensuring consistency and accuracy in data handling.</w:t>
      </w:r>
    </w:p>
    <w:p w14:paraId="494A0909" w14:textId="77777777" w:rsidR="00383FA8" w:rsidRDefault="00B52B9B">
      <w:pPr>
        <w:pStyle w:val="Caption"/>
        <w:rPr>
          <w:rFonts w:ascii="Times New Roman" w:eastAsia="SimSun" w:hAnsi="Times New Roman" w:cs="Times New Roman"/>
          <w:color w:val="0070C0"/>
          <w:sz w:val="28"/>
          <w:szCs w:val="28"/>
        </w:rPr>
      </w:pPr>
      <w:bookmarkStart w:id="359" w:name="_Toc211417481"/>
      <w:r>
        <w:rPr>
          <w:rFonts w:ascii="Times New Roman" w:hAnsi="Times New Roman" w:cs="Times New Roman"/>
          <w:color w:val="0070C0"/>
        </w:rPr>
        <w:t xml:space="preserve">Table </w:t>
      </w:r>
      <w:r>
        <w:rPr>
          <w:rFonts w:ascii="Times New Roman" w:hAnsi="Times New Roman" w:cs="Times New Roman"/>
          <w:color w:val="0070C0"/>
        </w:rPr>
        <w:fldChar w:fldCharType="begin"/>
      </w:r>
      <w:r>
        <w:rPr>
          <w:rFonts w:ascii="Times New Roman" w:hAnsi="Times New Roman" w:cs="Times New Roman"/>
          <w:color w:val="0070C0"/>
        </w:rPr>
        <w:instrText xml:space="preserve"> SEQ Table \* ARABIC </w:instrText>
      </w:r>
      <w:r>
        <w:rPr>
          <w:rFonts w:ascii="Times New Roman" w:hAnsi="Times New Roman" w:cs="Times New Roman"/>
          <w:color w:val="0070C0"/>
        </w:rPr>
        <w:fldChar w:fldCharType="separate"/>
      </w:r>
      <w:r>
        <w:rPr>
          <w:rFonts w:ascii="Times New Roman" w:hAnsi="Times New Roman" w:cs="Times New Roman"/>
          <w:color w:val="0070C0"/>
        </w:rPr>
        <w:t>1</w:t>
      </w:r>
      <w:r>
        <w:rPr>
          <w:rFonts w:ascii="Times New Roman" w:hAnsi="Times New Roman" w:cs="Times New Roman"/>
          <w:color w:val="0070C0"/>
        </w:rPr>
        <w:fldChar w:fldCharType="end"/>
      </w:r>
      <w:r>
        <w:rPr>
          <w:rFonts w:ascii="Times New Roman" w:hAnsi="Times New Roman" w:cs="Times New Roman"/>
          <w:color w:val="0070C0"/>
        </w:rPr>
        <w:t xml:space="preserve"> : Users (for general user accounts, can be inherited by Students, Companies, Admins)</w:t>
      </w:r>
      <w:bookmarkEnd w:id="359"/>
    </w:p>
    <w:p w14:paraId="38497D94" w14:textId="77777777" w:rsidR="00383FA8" w:rsidRDefault="00383FA8">
      <w:pPr>
        <w:pStyle w:val="Caption"/>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6"/>
        <w:gridCol w:w="1606"/>
        <w:gridCol w:w="1969"/>
        <w:gridCol w:w="3949"/>
      </w:tblGrid>
      <w:tr w:rsidR="00383FA8" w14:paraId="2E529EE1" w14:textId="77777777">
        <w:tc>
          <w:tcPr>
            <w:tcW w:w="1875" w:type="dxa"/>
          </w:tcPr>
          <w:p w14:paraId="76637266" w14:textId="77777777" w:rsidR="00383FA8" w:rsidRDefault="00B52B9B">
            <w:pPr>
              <w:pStyle w:val="BodyText"/>
              <w:spacing w:before="269" w:line="360" w:lineRule="auto"/>
              <w:rPr>
                <w:rFonts w:eastAsia="SimSun"/>
              </w:rPr>
            </w:pPr>
            <w:r>
              <w:rPr>
                <w:rFonts w:eastAsia="SimSun"/>
                <w:b/>
                <w:bCs/>
              </w:rPr>
              <w:t>Attribute</w:t>
            </w:r>
          </w:p>
        </w:tc>
        <w:tc>
          <w:tcPr>
            <w:tcW w:w="1776" w:type="dxa"/>
          </w:tcPr>
          <w:p w14:paraId="6028B8E0" w14:textId="77777777" w:rsidR="00383FA8" w:rsidRDefault="00B52B9B">
            <w:pPr>
              <w:pStyle w:val="BodyText"/>
              <w:spacing w:before="269" w:line="360" w:lineRule="auto"/>
              <w:rPr>
                <w:rFonts w:eastAsia="SimSun"/>
              </w:rPr>
            </w:pPr>
            <w:r>
              <w:rPr>
                <w:rFonts w:eastAsia="SimSun"/>
                <w:b/>
                <w:bCs/>
              </w:rPr>
              <w:t xml:space="preserve">Data Type </w:t>
            </w:r>
            <w:r>
              <w:rPr>
                <w:rFonts w:eastAsia="SimSun"/>
              </w:rPr>
              <w:t>|</w:t>
            </w:r>
          </w:p>
        </w:tc>
        <w:tc>
          <w:tcPr>
            <w:tcW w:w="1750" w:type="dxa"/>
          </w:tcPr>
          <w:p w14:paraId="1549531A" w14:textId="77777777" w:rsidR="00383FA8" w:rsidRDefault="00B52B9B">
            <w:pPr>
              <w:pStyle w:val="BodyText"/>
              <w:spacing w:before="269" w:line="360" w:lineRule="auto"/>
              <w:rPr>
                <w:rFonts w:eastAsia="SimSun"/>
              </w:rPr>
            </w:pPr>
            <w:r>
              <w:rPr>
                <w:rFonts w:eastAsia="SimSun"/>
                <w:b/>
                <w:bCs/>
              </w:rPr>
              <w:t>Description</w:t>
            </w:r>
          </w:p>
        </w:tc>
        <w:tc>
          <w:tcPr>
            <w:tcW w:w="3949" w:type="dxa"/>
          </w:tcPr>
          <w:p w14:paraId="3905CB3C" w14:textId="77777777" w:rsidR="00383FA8" w:rsidRDefault="00B52B9B">
            <w:pPr>
              <w:pStyle w:val="BodyText"/>
              <w:spacing w:before="269" w:line="360" w:lineRule="auto"/>
              <w:rPr>
                <w:rFonts w:eastAsia="SimSun"/>
              </w:rPr>
            </w:pPr>
            <w:r>
              <w:rPr>
                <w:rFonts w:eastAsia="SimSun"/>
                <w:b/>
                <w:bCs/>
              </w:rPr>
              <w:t xml:space="preserve">Constraint  </w:t>
            </w:r>
          </w:p>
        </w:tc>
      </w:tr>
      <w:tr w:rsidR="00383FA8" w14:paraId="482BDDB1" w14:textId="77777777">
        <w:tc>
          <w:tcPr>
            <w:tcW w:w="1875" w:type="dxa"/>
          </w:tcPr>
          <w:p w14:paraId="32A5EEA9" w14:textId="77777777" w:rsidR="00383FA8" w:rsidRDefault="00B52B9B">
            <w:pPr>
              <w:pStyle w:val="BodyText"/>
              <w:spacing w:before="269" w:line="360" w:lineRule="auto"/>
              <w:rPr>
                <w:rFonts w:eastAsia="SimSun"/>
              </w:rPr>
            </w:pPr>
            <w:proofErr w:type="spellStart"/>
            <w:r>
              <w:rPr>
                <w:rFonts w:eastAsia="Consolas"/>
                <w:b/>
                <w:bCs/>
                <w:color w:val="292929"/>
                <w:sz w:val="22"/>
                <w:szCs w:val="22"/>
                <w:shd w:val="clear" w:color="auto" w:fill="FFFFFF"/>
              </w:rPr>
              <w:t>user_id</w:t>
            </w:r>
            <w:proofErr w:type="spellEnd"/>
          </w:p>
        </w:tc>
        <w:tc>
          <w:tcPr>
            <w:tcW w:w="1776" w:type="dxa"/>
          </w:tcPr>
          <w:p w14:paraId="22C1A9D4" w14:textId="77777777" w:rsidR="00383FA8" w:rsidRDefault="00B52B9B">
            <w:pPr>
              <w:pStyle w:val="BodyText"/>
              <w:spacing w:before="269" w:line="360" w:lineRule="auto"/>
              <w:rPr>
                <w:rFonts w:eastAsia="SimSun"/>
              </w:rPr>
            </w:pPr>
            <w:r>
              <w:rPr>
                <w:rFonts w:eastAsia="Segoe UI"/>
                <w:color w:val="292929"/>
                <w:sz w:val="22"/>
                <w:szCs w:val="22"/>
                <w:shd w:val="clear" w:color="auto" w:fill="FFFFFF"/>
              </w:rPr>
              <w:t>UUID/Integer</w:t>
            </w:r>
          </w:p>
        </w:tc>
        <w:tc>
          <w:tcPr>
            <w:tcW w:w="1750" w:type="dxa"/>
          </w:tcPr>
          <w:p w14:paraId="7A9CFB16" w14:textId="77777777" w:rsidR="00383FA8" w:rsidRDefault="00B52B9B">
            <w:pPr>
              <w:pStyle w:val="BodyText"/>
              <w:spacing w:before="269" w:line="360" w:lineRule="auto"/>
              <w:rPr>
                <w:rFonts w:eastAsia="SimSun"/>
              </w:rPr>
            </w:pPr>
            <w:r>
              <w:rPr>
                <w:rFonts w:eastAsia="SimSun"/>
              </w:rPr>
              <w:t xml:space="preserve">Unique identifier for each user  </w:t>
            </w:r>
          </w:p>
        </w:tc>
        <w:tc>
          <w:tcPr>
            <w:tcW w:w="3949" w:type="dxa"/>
          </w:tcPr>
          <w:p w14:paraId="7359695C" w14:textId="77777777" w:rsidR="00383FA8" w:rsidRDefault="00B52B9B">
            <w:pPr>
              <w:pStyle w:val="BodyText"/>
              <w:spacing w:before="269" w:line="360" w:lineRule="auto"/>
              <w:rPr>
                <w:rFonts w:eastAsia="SimSun"/>
              </w:rPr>
            </w:pPr>
            <w:r>
              <w:rPr>
                <w:rFonts w:eastAsia="SimSun"/>
              </w:rPr>
              <w:t xml:space="preserve">Primary Key  </w:t>
            </w:r>
          </w:p>
        </w:tc>
      </w:tr>
      <w:tr w:rsidR="00383FA8" w14:paraId="5E5F25A4" w14:textId="77777777">
        <w:tc>
          <w:tcPr>
            <w:tcW w:w="1875" w:type="dxa"/>
          </w:tcPr>
          <w:p w14:paraId="55E49F19" w14:textId="77777777" w:rsidR="00383FA8" w:rsidRDefault="00B52B9B">
            <w:pPr>
              <w:pStyle w:val="BodyText"/>
              <w:spacing w:before="269" w:line="360" w:lineRule="auto"/>
              <w:rPr>
                <w:rFonts w:eastAsia="SimSun"/>
                <w:sz w:val="22"/>
                <w:szCs w:val="22"/>
              </w:rPr>
            </w:pPr>
            <w:r>
              <w:rPr>
                <w:rFonts w:eastAsia="Consolas"/>
                <w:b/>
                <w:bCs/>
                <w:color w:val="292929"/>
                <w:sz w:val="22"/>
                <w:szCs w:val="22"/>
                <w:shd w:val="clear" w:color="auto" w:fill="FFFFFF"/>
              </w:rPr>
              <w:t>email</w:t>
            </w:r>
          </w:p>
        </w:tc>
        <w:tc>
          <w:tcPr>
            <w:tcW w:w="1776" w:type="dxa"/>
          </w:tcPr>
          <w:p w14:paraId="3EB86D14" w14:textId="77777777" w:rsidR="00383FA8" w:rsidRDefault="00B52B9B">
            <w:pPr>
              <w:pStyle w:val="BodyText"/>
              <w:spacing w:before="269" w:line="360" w:lineRule="auto"/>
              <w:rPr>
                <w:rFonts w:eastAsia="SimSun"/>
              </w:rPr>
            </w:pPr>
            <w:r>
              <w:rPr>
                <w:rFonts w:eastAsia="SimSun"/>
              </w:rPr>
              <w:t>`</w:t>
            </w:r>
            <w:proofErr w:type="gramStart"/>
            <w:r>
              <w:rPr>
                <w:rFonts w:eastAsia="SimSun"/>
              </w:rPr>
              <w:t>String(</w:t>
            </w:r>
            <w:proofErr w:type="gramEnd"/>
            <w:r>
              <w:rPr>
                <w:rFonts w:eastAsia="SimSun"/>
              </w:rPr>
              <w:t>255)`</w:t>
            </w:r>
          </w:p>
        </w:tc>
        <w:tc>
          <w:tcPr>
            <w:tcW w:w="1750" w:type="dxa"/>
          </w:tcPr>
          <w:p w14:paraId="443D80CA" w14:textId="77777777" w:rsidR="00383FA8" w:rsidRDefault="00B52B9B">
            <w:pPr>
              <w:pStyle w:val="BodyText"/>
              <w:spacing w:before="269" w:line="360" w:lineRule="auto"/>
              <w:rPr>
                <w:rFonts w:eastAsia="SimSun"/>
              </w:rPr>
            </w:pPr>
            <w:r>
              <w:rPr>
                <w:rFonts w:eastAsia="SimSun"/>
              </w:rPr>
              <w:t xml:space="preserve">User's email address  </w:t>
            </w:r>
          </w:p>
        </w:tc>
        <w:tc>
          <w:tcPr>
            <w:tcW w:w="3949" w:type="dxa"/>
          </w:tcPr>
          <w:p w14:paraId="0682AE23" w14:textId="77777777" w:rsidR="00383FA8" w:rsidRDefault="00B52B9B">
            <w:pPr>
              <w:pStyle w:val="BodyText"/>
              <w:spacing w:before="269" w:line="360" w:lineRule="auto"/>
              <w:rPr>
                <w:rFonts w:eastAsia="SimSun"/>
              </w:rPr>
            </w:pPr>
            <w:r>
              <w:rPr>
                <w:rFonts w:eastAsia="SimSun"/>
              </w:rPr>
              <w:t xml:space="preserve">Not Null, Unique </w:t>
            </w:r>
          </w:p>
        </w:tc>
      </w:tr>
      <w:tr w:rsidR="00383FA8" w14:paraId="45269BB8" w14:textId="77777777">
        <w:tc>
          <w:tcPr>
            <w:tcW w:w="1875" w:type="dxa"/>
          </w:tcPr>
          <w:p w14:paraId="0333F5E0" w14:textId="77777777" w:rsidR="00383FA8" w:rsidRDefault="00B52B9B">
            <w:pPr>
              <w:pStyle w:val="BodyText"/>
              <w:spacing w:before="269" w:line="360" w:lineRule="auto"/>
              <w:rPr>
                <w:rFonts w:eastAsia="SimSun"/>
              </w:rPr>
            </w:pPr>
            <w:proofErr w:type="spellStart"/>
            <w:r>
              <w:rPr>
                <w:rFonts w:eastAsia="SimSun"/>
                <w:b/>
                <w:bCs/>
              </w:rPr>
              <w:t>password_hash</w:t>
            </w:r>
            <w:proofErr w:type="spellEnd"/>
          </w:p>
        </w:tc>
        <w:tc>
          <w:tcPr>
            <w:tcW w:w="1776" w:type="dxa"/>
          </w:tcPr>
          <w:p w14:paraId="7B6C3810" w14:textId="77777777" w:rsidR="00383FA8" w:rsidRDefault="00B52B9B">
            <w:pPr>
              <w:pStyle w:val="BodyText"/>
              <w:spacing w:before="269" w:line="360" w:lineRule="auto"/>
              <w:rPr>
                <w:rFonts w:eastAsia="SimSun"/>
              </w:rPr>
            </w:pPr>
            <w:r>
              <w:rPr>
                <w:rFonts w:eastAsia="SimSun"/>
              </w:rPr>
              <w:t>`</w:t>
            </w:r>
            <w:proofErr w:type="gramStart"/>
            <w:r>
              <w:rPr>
                <w:rFonts w:eastAsia="SimSun"/>
              </w:rPr>
              <w:t>String(</w:t>
            </w:r>
            <w:proofErr w:type="gramEnd"/>
            <w:r>
              <w:rPr>
                <w:rFonts w:eastAsia="SimSun"/>
              </w:rPr>
              <w:t>255)`</w:t>
            </w:r>
          </w:p>
        </w:tc>
        <w:tc>
          <w:tcPr>
            <w:tcW w:w="1750" w:type="dxa"/>
          </w:tcPr>
          <w:p w14:paraId="01AFA5AB" w14:textId="77777777" w:rsidR="00383FA8" w:rsidRDefault="00B52B9B">
            <w:pPr>
              <w:pStyle w:val="BodyText"/>
              <w:spacing w:before="269" w:line="360" w:lineRule="auto"/>
              <w:rPr>
                <w:rFonts w:eastAsia="SimSun"/>
              </w:rPr>
            </w:pPr>
            <w:r>
              <w:rPr>
                <w:rFonts w:eastAsia="SimSun"/>
              </w:rPr>
              <w:t>Hashed password for security</w:t>
            </w:r>
          </w:p>
        </w:tc>
        <w:tc>
          <w:tcPr>
            <w:tcW w:w="3949" w:type="dxa"/>
          </w:tcPr>
          <w:p w14:paraId="4A73523C" w14:textId="77777777" w:rsidR="00383FA8" w:rsidRDefault="00B52B9B">
            <w:pPr>
              <w:pStyle w:val="BodyText"/>
              <w:spacing w:before="269" w:line="360" w:lineRule="auto"/>
              <w:rPr>
                <w:rFonts w:eastAsia="SimSun"/>
              </w:rPr>
            </w:pPr>
            <w:r>
              <w:rPr>
                <w:rFonts w:eastAsia="SimSun"/>
              </w:rPr>
              <w:t>Not Null</w:t>
            </w:r>
          </w:p>
        </w:tc>
      </w:tr>
      <w:tr w:rsidR="00383FA8" w14:paraId="0A375779" w14:textId="77777777">
        <w:tc>
          <w:tcPr>
            <w:tcW w:w="1875" w:type="dxa"/>
          </w:tcPr>
          <w:p w14:paraId="7530BD1A" w14:textId="77777777" w:rsidR="00383FA8" w:rsidRDefault="00B52B9B">
            <w:pPr>
              <w:pStyle w:val="BodyText"/>
              <w:spacing w:before="269" w:line="360" w:lineRule="auto"/>
              <w:rPr>
                <w:rFonts w:eastAsia="SimSun"/>
              </w:rPr>
            </w:pPr>
            <w:r>
              <w:rPr>
                <w:rFonts w:eastAsia="SimSun"/>
                <w:b/>
                <w:bCs/>
              </w:rPr>
              <w:t>role</w:t>
            </w:r>
          </w:p>
        </w:tc>
        <w:tc>
          <w:tcPr>
            <w:tcW w:w="1776" w:type="dxa"/>
          </w:tcPr>
          <w:p w14:paraId="69D397C9" w14:textId="77777777" w:rsidR="00383FA8" w:rsidRDefault="00B52B9B">
            <w:pPr>
              <w:pStyle w:val="BodyText"/>
              <w:spacing w:before="269" w:line="360" w:lineRule="auto"/>
              <w:rPr>
                <w:rFonts w:eastAsia="SimSun"/>
              </w:rPr>
            </w:pPr>
            <w:r>
              <w:rPr>
                <w:rFonts w:eastAsia="SimSun"/>
              </w:rPr>
              <w:t>`</w:t>
            </w:r>
            <w:proofErr w:type="gramStart"/>
            <w:r>
              <w:rPr>
                <w:rFonts w:eastAsia="SimSun"/>
              </w:rPr>
              <w:t>String(</w:t>
            </w:r>
            <w:proofErr w:type="gramEnd"/>
            <w:r>
              <w:rPr>
                <w:rFonts w:eastAsia="SimSun"/>
              </w:rPr>
              <w:t>50)`</w:t>
            </w:r>
          </w:p>
        </w:tc>
        <w:tc>
          <w:tcPr>
            <w:tcW w:w="1750" w:type="dxa"/>
          </w:tcPr>
          <w:p w14:paraId="7572F845" w14:textId="77777777" w:rsidR="00383FA8" w:rsidRDefault="00B52B9B">
            <w:pPr>
              <w:pStyle w:val="BodyText"/>
              <w:spacing w:before="269" w:line="360" w:lineRule="auto"/>
              <w:rPr>
                <w:rFonts w:eastAsia="SimSun"/>
              </w:rPr>
            </w:pPr>
            <w:r>
              <w:rPr>
                <w:rFonts w:eastAsia="SimSun"/>
              </w:rPr>
              <w:t>User's role (e.g., ‘Student’, ‘Company’, ‘</w:t>
            </w:r>
            <w:proofErr w:type="spellStart"/>
            <w:r>
              <w:rPr>
                <w:rFonts w:eastAsia="SimSun"/>
              </w:rPr>
              <w:t>Admin</w:t>
            </w:r>
            <w:proofErr w:type="gramStart"/>
            <w:r>
              <w:rPr>
                <w:rFonts w:eastAsia="SimSun"/>
              </w:rPr>
              <w:t>’,‘</w:t>
            </w:r>
            <w:proofErr w:type="gramEnd"/>
            <w:r>
              <w:rPr>
                <w:rFonts w:eastAsia="SimSun"/>
              </w:rPr>
              <w:t>school</w:t>
            </w:r>
            <w:proofErr w:type="spellEnd"/>
            <w:r>
              <w:rPr>
                <w:rFonts w:eastAsia="SimSun"/>
              </w:rPr>
              <w:t xml:space="preserve">’) </w:t>
            </w:r>
          </w:p>
        </w:tc>
        <w:tc>
          <w:tcPr>
            <w:tcW w:w="3949" w:type="dxa"/>
          </w:tcPr>
          <w:p w14:paraId="56AB71BE" w14:textId="77777777" w:rsidR="00383FA8" w:rsidRDefault="00B52B9B">
            <w:pPr>
              <w:pStyle w:val="BodyText"/>
              <w:spacing w:before="269" w:line="360" w:lineRule="auto"/>
              <w:rPr>
                <w:rFonts w:eastAsia="SimSun"/>
              </w:rPr>
            </w:pPr>
            <w:r>
              <w:rPr>
                <w:rFonts w:eastAsia="SimSun"/>
              </w:rPr>
              <w:t xml:space="preserve">Not Null </w:t>
            </w:r>
          </w:p>
        </w:tc>
      </w:tr>
      <w:tr w:rsidR="00383FA8" w14:paraId="157EBB15" w14:textId="77777777">
        <w:tc>
          <w:tcPr>
            <w:tcW w:w="1875" w:type="dxa"/>
          </w:tcPr>
          <w:p w14:paraId="08238172" w14:textId="77777777" w:rsidR="00383FA8" w:rsidRDefault="00B52B9B">
            <w:pPr>
              <w:pStyle w:val="BodyText"/>
              <w:spacing w:before="269" w:line="360" w:lineRule="auto"/>
              <w:rPr>
                <w:rFonts w:eastAsia="SimSun"/>
              </w:rPr>
            </w:pPr>
            <w:r>
              <w:rPr>
                <w:rFonts w:eastAsia="SimSun"/>
              </w:rPr>
              <w:t>`</w:t>
            </w:r>
            <w:proofErr w:type="spellStart"/>
            <w:r>
              <w:rPr>
                <w:rFonts w:eastAsia="SimSun"/>
                <w:b/>
                <w:bCs/>
              </w:rPr>
              <w:t>created_at</w:t>
            </w:r>
            <w:proofErr w:type="spellEnd"/>
            <w:r>
              <w:rPr>
                <w:rFonts w:eastAsia="SimSun"/>
                <w:b/>
                <w:bCs/>
              </w:rPr>
              <w:t>`</w:t>
            </w:r>
          </w:p>
        </w:tc>
        <w:tc>
          <w:tcPr>
            <w:tcW w:w="1776" w:type="dxa"/>
          </w:tcPr>
          <w:p w14:paraId="5529A6A3" w14:textId="77777777" w:rsidR="00383FA8" w:rsidRDefault="00B52B9B">
            <w:pPr>
              <w:pStyle w:val="BodyText"/>
              <w:spacing w:before="269" w:line="360" w:lineRule="auto"/>
              <w:rPr>
                <w:rFonts w:eastAsia="SimSun"/>
              </w:rPr>
            </w:pPr>
            <w:r>
              <w:rPr>
                <w:rFonts w:eastAsia="SimSun"/>
              </w:rPr>
              <w:t>Timestamp` |</w:t>
            </w:r>
          </w:p>
        </w:tc>
        <w:tc>
          <w:tcPr>
            <w:tcW w:w="1750" w:type="dxa"/>
          </w:tcPr>
          <w:p w14:paraId="39EAAC35" w14:textId="77777777" w:rsidR="00383FA8" w:rsidRDefault="00B52B9B">
            <w:pPr>
              <w:pStyle w:val="BodyText"/>
              <w:spacing w:before="269" w:line="360" w:lineRule="auto"/>
              <w:rPr>
                <w:rFonts w:eastAsia="SimSun"/>
              </w:rPr>
            </w:pPr>
            <w:r>
              <w:rPr>
                <w:rFonts w:eastAsia="SimSun"/>
              </w:rPr>
              <w:t xml:space="preserve">Timestamp of user creation   </w:t>
            </w:r>
          </w:p>
        </w:tc>
        <w:tc>
          <w:tcPr>
            <w:tcW w:w="3949" w:type="dxa"/>
          </w:tcPr>
          <w:p w14:paraId="7ADD43CB" w14:textId="77777777" w:rsidR="00383FA8" w:rsidRDefault="00B52B9B">
            <w:pPr>
              <w:pStyle w:val="BodyText"/>
              <w:spacing w:before="269" w:line="360" w:lineRule="auto"/>
              <w:rPr>
                <w:rFonts w:eastAsia="SimSun"/>
              </w:rPr>
            </w:pPr>
            <w:r>
              <w:rPr>
                <w:rFonts w:eastAsia="SimSun"/>
              </w:rPr>
              <w:t>Not Null</w:t>
            </w:r>
          </w:p>
        </w:tc>
      </w:tr>
      <w:tr w:rsidR="00383FA8" w14:paraId="4CBABBB9" w14:textId="77777777">
        <w:tc>
          <w:tcPr>
            <w:tcW w:w="1875" w:type="dxa"/>
          </w:tcPr>
          <w:p w14:paraId="39DBE3AE" w14:textId="77777777" w:rsidR="00383FA8" w:rsidRDefault="00B52B9B">
            <w:pPr>
              <w:pStyle w:val="BodyText"/>
              <w:spacing w:before="269" w:line="360" w:lineRule="auto"/>
              <w:rPr>
                <w:rFonts w:eastAsia="SimSun"/>
              </w:rPr>
            </w:pPr>
            <w:proofErr w:type="spellStart"/>
            <w:r>
              <w:rPr>
                <w:rFonts w:eastAsia="Consolas"/>
                <w:b/>
                <w:bCs/>
                <w:color w:val="292929"/>
                <w:shd w:val="clear" w:color="auto" w:fill="FFFFFF"/>
              </w:rPr>
              <w:t>updated_at</w:t>
            </w:r>
            <w:proofErr w:type="spellEnd"/>
          </w:p>
        </w:tc>
        <w:tc>
          <w:tcPr>
            <w:tcW w:w="1776" w:type="dxa"/>
          </w:tcPr>
          <w:p w14:paraId="43BA55E3" w14:textId="77777777" w:rsidR="00383FA8" w:rsidRDefault="00B52B9B">
            <w:pPr>
              <w:pStyle w:val="BodyText"/>
              <w:spacing w:before="269" w:line="360" w:lineRule="auto"/>
              <w:rPr>
                <w:rFonts w:eastAsia="SimSun"/>
              </w:rPr>
            </w:pPr>
            <w:r>
              <w:rPr>
                <w:rFonts w:eastAsia="Segoe UI"/>
                <w:color w:val="292929"/>
                <w:sz w:val="22"/>
                <w:szCs w:val="22"/>
                <w:shd w:val="clear" w:color="auto" w:fill="FFFFFF"/>
              </w:rPr>
              <w:t>Timestamp</w:t>
            </w:r>
          </w:p>
        </w:tc>
        <w:tc>
          <w:tcPr>
            <w:tcW w:w="1750" w:type="dxa"/>
          </w:tcPr>
          <w:p w14:paraId="5E7DD0D6" w14:textId="77777777" w:rsidR="00383FA8" w:rsidRDefault="00B52B9B">
            <w:pPr>
              <w:pStyle w:val="BodyText"/>
              <w:spacing w:before="269" w:line="360" w:lineRule="auto"/>
              <w:rPr>
                <w:rFonts w:eastAsia="SimSun"/>
              </w:rPr>
            </w:pPr>
            <w:r>
              <w:rPr>
                <w:rFonts w:eastAsia="SimSun"/>
              </w:rPr>
              <w:t>Last update time</w:t>
            </w:r>
          </w:p>
        </w:tc>
        <w:tc>
          <w:tcPr>
            <w:tcW w:w="3949" w:type="dxa"/>
          </w:tcPr>
          <w:tbl>
            <w:tblPr>
              <w:tblW w:w="3733" w:type="dxa"/>
              <w:shd w:val="clear" w:color="auto" w:fill="FFFFFF"/>
              <w:tblLook w:val="04A0" w:firstRow="1" w:lastRow="0" w:firstColumn="1" w:lastColumn="0" w:noHBand="0" w:noVBand="1"/>
            </w:tblPr>
            <w:tblGrid>
              <w:gridCol w:w="3733"/>
            </w:tblGrid>
            <w:tr w:rsidR="00383FA8" w14:paraId="6A5B2187" w14:textId="77777777">
              <w:tc>
                <w:tcPr>
                  <w:tcW w:w="0" w:type="auto"/>
                  <w:shd w:val="clear" w:color="auto" w:fill="FFFFFF"/>
                  <w:tcMar>
                    <w:top w:w="60" w:type="dxa"/>
                    <w:left w:w="130" w:type="dxa"/>
                    <w:bottom w:w="60" w:type="dxa"/>
                    <w:right w:w="130" w:type="dxa"/>
                  </w:tcMar>
                  <w:vAlign w:val="center"/>
                </w:tcPr>
                <w:p w14:paraId="1BC186C0" w14:textId="77777777" w:rsidR="00383FA8" w:rsidRDefault="00B52B9B">
                  <w:pPr>
                    <w:jc w:val="left"/>
                    <w:rPr>
                      <w:rFonts w:ascii="Segoe UI" w:eastAsia="Segoe UI" w:hAnsi="Segoe UI" w:cs="Segoe UI"/>
                      <w:color w:val="292929"/>
                      <w:sz w:val="13"/>
                      <w:szCs w:val="13"/>
                    </w:rPr>
                  </w:pPr>
                  <w:r>
                    <w:rPr>
                      <w:rFonts w:ascii="Times New Roman" w:eastAsia="Segoe UI" w:hAnsi="Times New Roman" w:cs="Times New Roman"/>
                      <w:color w:val="292929"/>
                      <w:sz w:val="24"/>
                      <w:szCs w:val="24"/>
                      <w:lang w:eastAsia="zh-CN" w:bidi="ar"/>
                    </w:rPr>
                    <w:t xml:space="preserve">Not Null, Default </w:t>
                  </w:r>
                  <w:proofErr w:type="gramStart"/>
                  <w:r>
                    <w:rPr>
                      <w:rFonts w:ascii="Times New Roman" w:eastAsia="Segoe UI" w:hAnsi="Times New Roman" w:cs="Times New Roman"/>
                      <w:color w:val="292929"/>
                      <w:sz w:val="24"/>
                      <w:szCs w:val="24"/>
                      <w:lang w:eastAsia="zh-CN" w:bidi="ar"/>
                    </w:rPr>
                    <w:t>NOW(</w:t>
                  </w:r>
                  <w:proofErr w:type="gramEnd"/>
                  <w:r>
                    <w:rPr>
                      <w:rFonts w:ascii="Times New Roman" w:eastAsia="Segoe UI" w:hAnsi="Times New Roman" w:cs="Times New Roman"/>
                      <w:color w:val="292929"/>
                      <w:sz w:val="24"/>
                      <w:szCs w:val="24"/>
                      <w:lang w:eastAsia="zh-CN" w:bidi="ar"/>
                    </w:rPr>
                    <w:t>)</w:t>
                  </w:r>
                </w:p>
              </w:tc>
            </w:tr>
          </w:tbl>
          <w:p w14:paraId="45223792" w14:textId="77777777" w:rsidR="00383FA8" w:rsidRDefault="00383FA8">
            <w:pPr>
              <w:pStyle w:val="BodyText"/>
              <w:spacing w:before="269" w:line="360" w:lineRule="auto"/>
              <w:rPr>
                <w:rFonts w:eastAsia="SimSun"/>
              </w:rPr>
            </w:pPr>
          </w:p>
        </w:tc>
      </w:tr>
    </w:tbl>
    <w:p w14:paraId="32C08053" w14:textId="77777777" w:rsidR="00383FA8" w:rsidRDefault="00383FA8">
      <w:pPr>
        <w:rPr>
          <w:rStyle w:val="markdown-bold-text"/>
        </w:rPr>
      </w:pPr>
    </w:p>
    <w:p w14:paraId="1E07BB02" w14:textId="77777777" w:rsidR="00383FA8" w:rsidRDefault="00383FA8">
      <w:pPr>
        <w:rPr>
          <w:rStyle w:val="markdown-bold-text"/>
        </w:rPr>
      </w:pPr>
    </w:p>
    <w:p w14:paraId="299E00D0" w14:textId="77777777" w:rsidR="00383FA8" w:rsidRDefault="00383FA8">
      <w:pPr>
        <w:rPr>
          <w:rStyle w:val="markdown-bold-text"/>
        </w:rPr>
      </w:pPr>
    </w:p>
    <w:p w14:paraId="2D91F12C" w14:textId="77777777" w:rsidR="00383FA8" w:rsidRDefault="00383FA8">
      <w:pPr>
        <w:rPr>
          <w:rStyle w:val="markdown-bold-text"/>
        </w:rPr>
      </w:pPr>
    </w:p>
    <w:p w14:paraId="6C93DBA9" w14:textId="20BC9D40" w:rsidR="00ED7F0C" w:rsidRDefault="00ED7F0C">
      <w:pPr>
        <w:pStyle w:val="Caption"/>
        <w:rPr>
          <w:ins w:id="360" w:author="NTAMBARA  Etienne" w:date="2025-10-16T15:29:00Z"/>
          <w:rFonts w:ascii="Times New Roman" w:hAnsi="Times New Roman" w:cs="Times New Roman"/>
          <w:color w:val="0070C0"/>
        </w:rPr>
      </w:pPr>
      <w:bookmarkStart w:id="361" w:name="_Toc211417482"/>
      <w:ins w:id="362" w:author="NTAMBARA  Etienne" w:date="2025-10-16T15:29:00Z">
        <w:r>
          <w:rPr>
            <w:rFonts w:ascii="Times New Roman" w:hAnsi="Times New Roman" w:cs="Times New Roman"/>
            <w:color w:val="0070C0"/>
          </w:rPr>
          <w:lastRenderedPageBreak/>
          <w:t xml:space="preserve">Table must start with description and in description add the cross-reference to that </w:t>
        </w:r>
      </w:ins>
      <w:ins w:id="363" w:author="NTAMBARA  Etienne" w:date="2025-10-16T15:30:00Z">
        <w:r>
          <w:rPr>
            <w:rFonts w:ascii="Times New Roman" w:hAnsi="Times New Roman" w:cs="Times New Roman"/>
            <w:color w:val="0070C0"/>
          </w:rPr>
          <w:t>table (The same to all following and previous figures). Please apply this to all tables and figures</w:t>
        </w:r>
      </w:ins>
    </w:p>
    <w:p w14:paraId="52DDF502" w14:textId="2328BAD2" w:rsidR="00383FA8" w:rsidRDefault="00B52B9B">
      <w:pPr>
        <w:pStyle w:val="Caption"/>
        <w:rPr>
          <w:rStyle w:val="markdown-bold-text"/>
          <w:rFonts w:ascii="Times New Roman" w:hAnsi="Times New Roman" w:cs="Times New Roman"/>
          <w:color w:val="0070C0"/>
        </w:rPr>
      </w:pPr>
      <w:r>
        <w:rPr>
          <w:rFonts w:ascii="Times New Roman" w:hAnsi="Times New Roman" w:cs="Times New Roman"/>
          <w:color w:val="0070C0"/>
        </w:rPr>
        <w:t xml:space="preserve">Table </w:t>
      </w:r>
      <w:r>
        <w:rPr>
          <w:rFonts w:ascii="Times New Roman" w:hAnsi="Times New Roman" w:cs="Times New Roman"/>
          <w:color w:val="0070C0"/>
        </w:rPr>
        <w:fldChar w:fldCharType="begin"/>
      </w:r>
      <w:r>
        <w:rPr>
          <w:rFonts w:ascii="Times New Roman" w:hAnsi="Times New Roman" w:cs="Times New Roman"/>
          <w:color w:val="0070C0"/>
        </w:rPr>
        <w:instrText xml:space="preserve"> SEQ Table \* ARABIC </w:instrText>
      </w:r>
      <w:r>
        <w:rPr>
          <w:rFonts w:ascii="Times New Roman" w:hAnsi="Times New Roman" w:cs="Times New Roman"/>
          <w:color w:val="0070C0"/>
        </w:rPr>
        <w:fldChar w:fldCharType="separate"/>
      </w:r>
      <w:r>
        <w:rPr>
          <w:rFonts w:ascii="Times New Roman" w:hAnsi="Times New Roman" w:cs="Times New Roman"/>
          <w:color w:val="0070C0"/>
        </w:rPr>
        <w:t>2</w:t>
      </w:r>
      <w:r>
        <w:rPr>
          <w:rFonts w:ascii="Times New Roman" w:hAnsi="Times New Roman" w:cs="Times New Roman"/>
          <w:color w:val="0070C0"/>
        </w:rPr>
        <w:fldChar w:fldCharType="end"/>
      </w:r>
      <w:r>
        <w:rPr>
          <w:rFonts w:ascii="Times New Roman" w:hAnsi="Times New Roman" w:cs="Times New Roman"/>
          <w:color w:val="0070C0"/>
        </w:rPr>
        <w:t xml:space="preserve"> : </w:t>
      </w:r>
      <w:r>
        <w:rPr>
          <w:rStyle w:val="markdown-bold-text"/>
          <w:rFonts w:ascii="Times New Roman" w:hAnsi="Times New Roman" w:cs="Times New Roman"/>
          <w:color w:val="0070C0"/>
        </w:rPr>
        <w:t>Students</w:t>
      </w:r>
      <w:bookmarkEnd w:id="36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7"/>
        <w:gridCol w:w="1259"/>
        <w:gridCol w:w="3205"/>
        <w:gridCol w:w="3293"/>
      </w:tblGrid>
      <w:tr w:rsidR="00383FA8" w14:paraId="5619959A" w14:textId="77777777">
        <w:trP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280D2745" w14:textId="77777777" w:rsidR="00383FA8" w:rsidRDefault="00B52B9B">
            <w:pPr>
              <w:spacing w:line="360" w:lineRule="auto"/>
              <w:jc w:val="left"/>
            </w:pPr>
            <w:r>
              <w:rPr>
                <w:rFonts w:ascii="Times New Roman" w:eastAsia="Times New Roman" w:hAnsi="Times New Roman" w:cs="Times New Roman"/>
                <w:b/>
                <w:bCs/>
              </w:rPr>
              <w:t>Attribute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1BA837DE" w14:textId="77777777" w:rsidR="00383FA8" w:rsidRDefault="00B52B9B">
            <w:pPr>
              <w:spacing w:line="360" w:lineRule="auto"/>
              <w:jc w:val="left"/>
            </w:pPr>
            <w:r>
              <w:rPr>
                <w:rFonts w:ascii="Times New Roman" w:eastAsia="Times New Roman" w:hAnsi="Times New Roman" w:cs="Times New Roman"/>
                <w:b/>
                <w:bCs/>
              </w:rPr>
              <w:t>Data Type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1F740329" w14:textId="77777777" w:rsidR="00383FA8" w:rsidRDefault="00B52B9B">
            <w:pPr>
              <w:spacing w:line="360" w:lineRule="auto"/>
              <w:jc w:val="left"/>
            </w:pPr>
            <w:r>
              <w:rPr>
                <w:rFonts w:ascii="Times New Roman" w:eastAsia="Times New Roman" w:hAnsi="Times New Roman" w:cs="Times New Roman"/>
                <w:b/>
                <w:bCs/>
              </w:rPr>
              <w:t>Description</w:t>
            </w:r>
          </w:p>
        </w:tc>
        <w:tc>
          <w:tcPr>
            <w:tcW w:w="0" w:type="auto"/>
            <w:tcBorders>
              <w:top w:val="single" w:sz="10" w:space="0" w:color="000000"/>
              <w:left w:val="single" w:sz="10" w:space="0" w:color="000000"/>
              <w:bottom w:val="single" w:sz="10" w:space="0" w:color="000000"/>
              <w:right w:val="single" w:sz="10" w:space="0" w:color="000000"/>
            </w:tcBorders>
            <w:vAlign w:val="center"/>
          </w:tcPr>
          <w:p w14:paraId="40AA089F" w14:textId="77777777" w:rsidR="00383FA8" w:rsidRDefault="00B52B9B">
            <w:pPr>
              <w:spacing w:line="360" w:lineRule="auto"/>
              <w:jc w:val="left"/>
            </w:pPr>
            <w:r>
              <w:rPr>
                <w:rFonts w:ascii="Times New Roman" w:eastAsia="Times New Roman" w:hAnsi="Times New Roman" w:cs="Times New Roman"/>
                <w:b/>
                <w:bCs/>
              </w:rPr>
              <w:t>Constraint</w:t>
            </w:r>
          </w:p>
        </w:tc>
      </w:tr>
      <w:tr w:rsidR="00383FA8" w14:paraId="25948C94" w14:textId="77777777">
        <w:trP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2E8D069E" w14:textId="77777777" w:rsidR="00383FA8" w:rsidRDefault="00B52B9B">
            <w:pPr>
              <w:spacing w:line="360" w:lineRule="auto"/>
              <w:jc w:val="left"/>
            </w:pPr>
            <w:proofErr w:type="spellStart"/>
            <w:r>
              <w:rPr>
                <w:rFonts w:ascii="Times New Roman" w:eastAsia="Times New Roman" w:hAnsi="Times New Roman" w:cs="Times New Roman"/>
              </w:rPr>
              <w:t>student_id</w:t>
            </w:r>
            <w:proofErr w:type="spellEnd"/>
          </w:p>
        </w:tc>
        <w:tc>
          <w:tcPr>
            <w:tcW w:w="0" w:type="auto"/>
            <w:tcBorders>
              <w:top w:val="single" w:sz="10" w:space="0" w:color="000000"/>
              <w:left w:val="single" w:sz="10" w:space="0" w:color="000000"/>
              <w:bottom w:val="single" w:sz="10" w:space="0" w:color="000000"/>
              <w:right w:val="single" w:sz="10" w:space="0" w:color="000000"/>
            </w:tcBorders>
            <w:vAlign w:val="center"/>
          </w:tcPr>
          <w:p w14:paraId="7343B4C9" w14:textId="77777777" w:rsidR="00383FA8" w:rsidRDefault="00B52B9B">
            <w:pPr>
              <w:spacing w:line="360" w:lineRule="auto"/>
              <w:jc w:val="left"/>
            </w:pPr>
            <w:r>
              <w:rPr>
                <w:rFonts w:ascii="Times New Roman" w:eastAsia="Times New Roman" w:hAnsi="Times New Roman" w:cs="Times New Roman"/>
              </w:rPr>
              <w:t>UUID/Integer</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77B779D" w14:textId="77777777" w:rsidR="00383FA8" w:rsidRDefault="00B52B9B">
            <w:pPr>
              <w:spacing w:line="360" w:lineRule="auto"/>
              <w:jc w:val="left"/>
            </w:pPr>
            <w:r>
              <w:rPr>
                <w:rFonts w:ascii="Times New Roman" w:eastAsia="Times New Roman" w:hAnsi="Times New Roman" w:cs="Times New Roman"/>
              </w:rPr>
              <w:t>Unique identifier for each student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26A8676D" w14:textId="77777777" w:rsidR="00383FA8" w:rsidRDefault="00B52B9B">
            <w:pPr>
              <w:spacing w:line="360" w:lineRule="auto"/>
              <w:jc w:val="left"/>
            </w:pPr>
            <w:r>
              <w:rPr>
                <w:rFonts w:ascii="Times New Roman" w:eastAsia="Times New Roman" w:hAnsi="Times New Roman" w:cs="Times New Roman"/>
              </w:rPr>
              <w:t xml:space="preserve">Primary Key, Foreign Key (to </w:t>
            </w:r>
            <w:proofErr w:type="spellStart"/>
            <w:r>
              <w:rPr>
                <w:rFonts w:ascii="Times New Roman" w:eastAsia="Times New Roman" w:hAnsi="Times New Roman" w:cs="Times New Roman"/>
              </w:rPr>
              <w:t>users.user_id</w:t>
            </w:r>
            <w:proofErr w:type="spellEnd"/>
            <w:r>
              <w:rPr>
                <w:rFonts w:ascii="Times New Roman" w:eastAsia="Times New Roman" w:hAnsi="Times New Roman" w:cs="Times New Roman"/>
              </w:rPr>
              <w:t>)</w:t>
            </w:r>
          </w:p>
        </w:tc>
      </w:tr>
      <w:tr w:rsidR="00383FA8" w14:paraId="5F92D500" w14:textId="77777777">
        <w:trP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4EE1C449" w14:textId="77777777" w:rsidR="00383FA8" w:rsidRDefault="00B52B9B">
            <w:pPr>
              <w:spacing w:line="360" w:lineRule="auto"/>
              <w:jc w:val="left"/>
            </w:pPr>
            <w:proofErr w:type="spellStart"/>
            <w:r>
              <w:rPr>
                <w:rFonts w:ascii="Times New Roman" w:eastAsia="Times New Roman" w:hAnsi="Times New Roman" w:cs="Times New Roman"/>
              </w:rPr>
              <w:t>first_name</w:t>
            </w:r>
            <w:proofErr w:type="spellEnd"/>
          </w:p>
        </w:tc>
        <w:tc>
          <w:tcPr>
            <w:tcW w:w="0" w:type="auto"/>
            <w:tcBorders>
              <w:top w:val="single" w:sz="10" w:space="0" w:color="000000"/>
              <w:left w:val="single" w:sz="10" w:space="0" w:color="000000"/>
              <w:bottom w:val="single" w:sz="10" w:space="0" w:color="000000"/>
              <w:right w:val="single" w:sz="10" w:space="0" w:color="000000"/>
            </w:tcBorders>
            <w:vAlign w:val="center"/>
          </w:tcPr>
          <w:p w14:paraId="4633F90A" w14:textId="77777777" w:rsidR="00383FA8" w:rsidRDefault="00B52B9B">
            <w:pPr>
              <w:spacing w:line="360" w:lineRule="auto"/>
              <w:jc w:val="left"/>
            </w:pPr>
            <w:proofErr w:type="gramStart"/>
            <w:r>
              <w:rPr>
                <w:rFonts w:ascii="Times New Roman" w:eastAsia="Times New Roman" w:hAnsi="Times New Roman" w:cs="Times New Roman"/>
              </w:rPr>
              <w:t>String(</w:t>
            </w:r>
            <w:proofErr w:type="gramEnd"/>
            <w:r>
              <w:rPr>
                <w:rFonts w:ascii="Times New Roman" w:eastAsia="Times New Roman" w:hAnsi="Times New Roman" w:cs="Times New Roman"/>
              </w:rPr>
              <w:t>100)</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2E5CA46" w14:textId="77777777" w:rsidR="00383FA8" w:rsidRDefault="00B52B9B">
            <w:pPr>
              <w:spacing w:line="360" w:lineRule="auto"/>
              <w:jc w:val="left"/>
            </w:pPr>
            <w:r>
              <w:rPr>
                <w:rFonts w:ascii="Times New Roman" w:eastAsia="Times New Roman" w:hAnsi="Times New Roman" w:cs="Times New Roman"/>
              </w:rPr>
              <w:t>Student's first name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48DD0DF" w14:textId="77777777" w:rsidR="00383FA8" w:rsidRDefault="00B52B9B">
            <w:pPr>
              <w:spacing w:line="360" w:lineRule="auto"/>
              <w:jc w:val="left"/>
            </w:pPr>
            <w:r>
              <w:rPr>
                <w:rFonts w:ascii="Times New Roman" w:eastAsia="Times New Roman" w:hAnsi="Times New Roman" w:cs="Times New Roman"/>
              </w:rPr>
              <w:t>Not Null</w:t>
            </w:r>
          </w:p>
        </w:tc>
      </w:tr>
      <w:tr w:rsidR="00383FA8" w14:paraId="4393A0A3" w14:textId="77777777">
        <w:trP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1F02409C" w14:textId="77777777" w:rsidR="00383FA8" w:rsidRDefault="00B52B9B">
            <w:pPr>
              <w:spacing w:line="360" w:lineRule="auto"/>
              <w:jc w:val="left"/>
            </w:pPr>
            <w:proofErr w:type="spellStart"/>
            <w:r>
              <w:rPr>
                <w:rFonts w:ascii="Times New Roman" w:eastAsia="Times New Roman" w:hAnsi="Times New Roman" w:cs="Times New Roman"/>
              </w:rPr>
              <w:t>last_name</w:t>
            </w:r>
            <w:proofErr w:type="spellEnd"/>
          </w:p>
        </w:tc>
        <w:tc>
          <w:tcPr>
            <w:tcW w:w="0" w:type="auto"/>
            <w:tcBorders>
              <w:top w:val="single" w:sz="10" w:space="0" w:color="000000"/>
              <w:left w:val="single" w:sz="10" w:space="0" w:color="000000"/>
              <w:bottom w:val="single" w:sz="10" w:space="0" w:color="000000"/>
              <w:right w:val="single" w:sz="10" w:space="0" w:color="000000"/>
            </w:tcBorders>
            <w:vAlign w:val="center"/>
          </w:tcPr>
          <w:p w14:paraId="347571D2" w14:textId="77777777" w:rsidR="00383FA8" w:rsidRDefault="00B52B9B">
            <w:pPr>
              <w:spacing w:line="360" w:lineRule="auto"/>
              <w:jc w:val="left"/>
            </w:pPr>
            <w:proofErr w:type="gramStart"/>
            <w:r>
              <w:rPr>
                <w:rFonts w:ascii="Times New Roman" w:eastAsia="Times New Roman" w:hAnsi="Times New Roman" w:cs="Times New Roman"/>
              </w:rPr>
              <w:t>String(</w:t>
            </w:r>
            <w:proofErr w:type="gramEnd"/>
            <w:r>
              <w:rPr>
                <w:rFonts w:ascii="Times New Roman" w:eastAsia="Times New Roman" w:hAnsi="Times New Roman" w:cs="Times New Roman"/>
              </w:rPr>
              <w:t>100)</w:t>
            </w:r>
          </w:p>
        </w:tc>
        <w:tc>
          <w:tcPr>
            <w:tcW w:w="0" w:type="auto"/>
            <w:tcBorders>
              <w:top w:val="single" w:sz="10" w:space="0" w:color="000000"/>
              <w:left w:val="single" w:sz="10" w:space="0" w:color="000000"/>
              <w:bottom w:val="single" w:sz="10" w:space="0" w:color="000000"/>
              <w:right w:val="single" w:sz="10" w:space="0" w:color="000000"/>
            </w:tcBorders>
            <w:vAlign w:val="center"/>
          </w:tcPr>
          <w:p w14:paraId="189C5444" w14:textId="77777777" w:rsidR="00383FA8" w:rsidRDefault="00B52B9B">
            <w:pPr>
              <w:spacing w:line="360" w:lineRule="auto"/>
              <w:jc w:val="left"/>
            </w:pPr>
            <w:r>
              <w:rPr>
                <w:rFonts w:ascii="Times New Roman" w:eastAsia="Times New Roman" w:hAnsi="Times New Roman" w:cs="Times New Roman"/>
              </w:rPr>
              <w:t>Student's last name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4059796A" w14:textId="77777777" w:rsidR="00383FA8" w:rsidRDefault="00B52B9B">
            <w:pPr>
              <w:spacing w:line="360" w:lineRule="auto"/>
              <w:jc w:val="left"/>
            </w:pPr>
            <w:r>
              <w:rPr>
                <w:rFonts w:ascii="Times New Roman" w:eastAsia="Times New Roman" w:hAnsi="Times New Roman" w:cs="Times New Roman"/>
              </w:rPr>
              <w:t>Not Null</w:t>
            </w:r>
          </w:p>
        </w:tc>
      </w:tr>
      <w:tr w:rsidR="00383FA8" w14:paraId="75C11821" w14:textId="77777777">
        <w:trP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118671D9" w14:textId="77777777" w:rsidR="00383FA8" w:rsidRDefault="00B52B9B">
            <w:pPr>
              <w:spacing w:line="360" w:lineRule="auto"/>
              <w:jc w:val="left"/>
            </w:pPr>
            <w:r>
              <w:rPr>
                <w:rFonts w:ascii="Times New Roman" w:eastAsia="Times New Roman" w:hAnsi="Times New Roman" w:cs="Times New Roman"/>
              </w:rPr>
              <w:t>Major</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DCA4322" w14:textId="77777777" w:rsidR="00383FA8" w:rsidRDefault="00B52B9B">
            <w:pPr>
              <w:spacing w:line="360" w:lineRule="auto"/>
              <w:jc w:val="left"/>
            </w:pPr>
            <w:proofErr w:type="gramStart"/>
            <w:r>
              <w:rPr>
                <w:rFonts w:ascii="Times New Roman" w:eastAsia="Times New Roman" w:hAnsi="Times New Roman" w:cs="Times New Roman"/>
              </w:rPr>
              <w:t>String(</w:t>
            </w:r>
            <w:proofErr w:type="gramEnd"/>
            <w:r>
              <w:rPr>
                <w:rFonts w:ascii="Times New Roman" w:eastAsia="Times New Roman" w:hAnsi="Times New Roman" w:cs="Times New Roman"/>
              </w:rPr>
              <w:t>100)</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37E5D20" w14:textId="77777777" w:rsidR="00383FA8" w:rsidRDefault="00B52B9B">
            <w:pPr>
              <w:spacing w:line="360" w:lineRule="auto"/>
              <w:jc w:val="left"/>
            </w:pPr>
            <w:r>
              <w:rPr>
                <w:rFonts w:ascii="Times New Roman" w:eastAsia="Times New Roman" w:hAnsi="Times New Roman" w:cs="Times New Roman"/>
              </w:rPr>
              <w:t>Student's academic major</w:t>
            </w:r>
          </w:p>
        </w:tc>
        <w:tc>
          <w:tcPr>
            <w:tcW w:w="0" w:type="auto"/>
            <w:tcBorders>
              <w:top w:val="single" w:sz="10" w:space="0" w:color="000000"/>
              <w:left w:val="single" w:sz="10" w:space="0" w:color="000000"/>
              <w:bottom w:val="single" w:sz="10" w:space="0" w:color="000000"/>
              <w:right w:val="single" w:sz="10" w:space="0" w:color="000000"/>
            </w:tcBorders>
            <w:vAlign w:val="center"/>
          </w:tcPr>
          <w:p w14:paraId="21C74C26" w14:textId="77777777" w:rsidR="00383FA8" w:rsidRDefault="00B52B9B">
            <w:pPr>
              <w:spacing w:line="360" w:lineRule="auto"/>
              <w:jc w:val="left"/>
            </w:pPr>
            <w:r>
              <w:rPr>
                <w:rFonts w:ascii="Times New Roman" w:eastAsia="Times New Roman" w:hAnsi="Times New Roman" w:cs="Times New Roman"/>
              </w:rPr>
              <w:t>Nullable</w:t>
            </w:r>
          </w:p>
        </w:tc>
      </w:tr>
      <w:tr w:rsidR="00383FA8" w14:paraId="0A0D0B55" w14:textId="77777777">
        <w:trP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0BC7B163" w14:textId="77777777" w:rsidR="00383FA8" w:rsidRDefault="00B52B9B">
            <w:pPr>
              <w:spacing w:line="360" w:lineRule="auto"/>
              <w:jc w:val="left"/>
            </w:pPr>
            <w:proofErr w:type="spellStart"/>
            <w:r>
              <w:rPr>
                <w:rFonts w:ascii="Times New Roman" w:eastAsia="Times New Roman" w:hAnsi="Times New Roman" w:cs="Times New Roman"/>
              </w:rPr>
              <w:t>year_of_study</w:t>
            </w:r>
            <w:proofErr w:type="spellEnd"/>
          </w:p>
        </w:tc>
        <w:tc>
          <w:tcPr>
            <w:tcW w:w="0" w:type="auto"/>
            <w:tcBorders>
              <w:top w:val="single" w:sz="10" w:space="0" w:color="000000"/>
              <w:left w:val="single" w:sz="10" w:space="0" w:color="000000"/>
              <w:bottom w:val="single" w:sz="10" w:space="0" w:color="000000"/>
              <w:right w:val="single" w:sz="10" w:space="0" w:color="000000"/>
            </w:tcBorders>
            <w:vAlign w:val="center"/>
          </w:tcPr>
          <w:p w14:paraId="06ECDF23" w14:textId="77777777" w:rsidR="00383FA8" w:rsidRDefault="00B52B9B">
            <w:pPr>
              <w:spacing w:line="360" w:lineRule="auto"/>
              <w:jc w:val="left"/>
            </w:pPr>
            <w:r>
              <w:rPr>
                <w:rFonts w:ascii="Times New Roman" w:eastAsia="Times New Roman" w:hAnsi="Times New Roman" w:cs="Times New Roman"/>
              </w:rPr>
              <w:t>Integer</w:t>
            </w:r>
          </w:p>
        </w:tc>
        <w:tc>
          <w:tcPr>
            <w:tcW w:w="0" w:type="auto"/>
            <w:tcBorders>
              <w:top w:val="single" w:sz="10" w:space="0" w:color="000000"/>
              <w:left w:val="single" w:sz="10" w:space="0" w:color="000000"/>
              <w:bottom w:val="single" w:sz="10" w:space="0" w:color="000000"/>
              <w:right w:val="single" w:sz="10" w:space="0" w:color="000000"/>
            </w:tcBorders>
            <w:vAlign w:val="center"/>
          </w:tcPr>
          <w:p w14:paraId="4838EFB8" w14:textId="77777777" w:rsidR="00383FA8" w:rsidRDefault="00B52B9B">
            <w:pPr>
              <w:spacing w:line="360" w:lineRule="auto"/>
              <w:jc w:val="left"/>
            </w:pPr>
            <w:r>
              <w:rPr>
                <w:rFonts w:ascii="Times New Roman" w:eastAsia="Times New Roman" w:hAnsi="Times New Roman" w:cs="Times New Roman"/>
              </w:rPr>
              <w:t>Student's current year of study (e.g., 2, 3, 4)</w:t>
            </w:r>
          </w:p>
        </w:tc>
        <w:tc>
          <w:tcPr>
            <w:tcW w:w="0" w:type="auto"/>
            <w:tcBorders>
              <w:top w:val="single" w:sz="10" w:space="0" w:color="000000"/>
              <w:left w:val="single" w:sz="10" w:space="0" w:color="000000"/>
              <w:bottom w:val="single" w:sz="10" w:space="0" w:color="000000"/>
              <w:right w:val="single" w:sz="10" w:space="0" w:color="000000"/>
            </w:tcBorders>
            <w:vAlign w:val="center"/>
          </w:tcPr>
          <w:p w14:paraId="4B5153EA" w14:textId="77777777" w:rsidR="00383FA8" w:rsidRDefault="00B52B9B">
            <w:pPr>
              <w:spacing w:line="360" w:lineRule="auto"/>
              <w:jc w:val="left"/>
            </w:pPr>
            <w:r>
              <w:rPr>
                <w:rFonts w:ascii="Times New Roman" w:eastAsia="Times New Roman" w:hAnsi="Times New Roman" w:cs="Times New Roman"/>
              </w:rPr>
              <w:t>Nullable</w:t>
            </w:r>
          </w:p>
        </w:tc>
      </w:tr>
      <w:tr w:rsidR="00383FA8" w14:paraId="6450F9E9" w14:textId="77777777">
        <w:trP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31786EC2" w14:textId="77777777" w:rsidR="00383FA8" w:rsidRDefault="00B52B9B">
            <w:pPr>
              <w:spacing w:line="360" w:lineRule="auto"/>
              <w:jc w:val="left"/>
            </w:pPr>
            <w:proofErr w:type="spellStart"/>
            <w:r>
              <w:rPr>
                <w:rFonts w:ascii="Times New Roman" w:eastAsia="Times New Roman" w:hAnsi="Times New Roman" w:cs="Times New Roman"/>
              </w:rPr>
              <w:t>resume_url</w:t>
            </w:r>
            <w:proofErr w:type="spellEnd"/>
          </w:p>
        </w:tc>
        <w:tc>
          <w:tcPr>
            <w:tcW w:w="0" w:type="auto"/>
            <w:tcBorders>
              <w:top w:val="single" w:sz="10" w:space="0" w:color="000000"/>
              <w:left w:val="single" w:sz="10" w:space="0" w:color="000000"/>
              <w:bottom w:val="single" w:sz="10" w:space="0" w:color="000000"/>
              <w:right w:val="single" w:sz="10" w:space="0" w:color="000000"/>
            </w:tcBorders>
            <w:vAlign w:val="center"/>
          </w:tcPr>
          <w:p w14:paraId="743DC8C3" w14:textId="77777777" w:rsidR="00383FA8" w:rsidRDefault="00B52B9B">
            <w:pPr>
              <w:spacing w:line="360" w:lineRule="auto"/>
              <w:jc w:val="left"/>
            </w:pPr>
            <w:proofErr w:type="gramStart"/>
            <w:r>
              <w:rPr>
                <w:rFonts w:ascii="Times New Roman" w:eastAsia="Times New Roman" w:hAnsi="Times New Roman" w:cs="Times New Roman"/>
              </w:rPr>
              <w:t>String(</w:t>
            </w:r>
            <w:proofErr w:type="gramEnd"/>
            <w:r>
              <w:rPr>
                <w:rFonts w:ascii="Times New Roman" w:eastAsia="Times New Roman" w:hAnsi="Times New Roman" w:cs="Times New Roman"/>
              </w:rPr>
              <w:t>500)</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14BDB34" w14:textId="77777777" w:rsidR="00383FA8" w:rsidRDefault="00B52B9B">
            <w:pPr>
              <w:spacing w:line="360" w:lineRule="auto"/>
              <w:jc w:val="left"/>
            </w:pPr>
            <w:r>
              <w:rPr>
                <w:rFonts w:ascii="Times New Roman" w:eastAsia="Times New Roman" w:hAnsi="Times New Roman" w:cs="Times New Roman"/>
              </w:rPr>
              <w:t>URL to student's uploaded resume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624FED4" w14:textId="77777777" w:rsidR="00383FA8" w:rsidRDefault="00B52B9B">
            <w:pPr>
              <w:spacing w:line="360" w:lineRule="auto"/>
              <w:jc w:val="left"/>
            </w:pPr>
            <w:r>
              <w:rPr>
                <w:rFonts w:ascii="Times New Roman" w:eastAsia="Times New Roman" w:hAnsi="Times New Roman" w:cs="Times New Roman"/>
              </w:rPr>
              <w:t>Nullable</w:t>
            </w:r>
          </w:p>
        </w:tc>
      </w:tr>
      <w:tr w:rsidR="00383FA8" w14:paraId="3A8ACFEB" w14:textId="77777777">
        <w:trP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11903E5B" w14:textId="77777777" w:rsidR="00383FA8" w:rsidRDefault="00B52B9B">
            <w:pPr>
              <w:spacing w:line="360" w:lineRule="auto"/>
              <w:jc w:val="left"/>
            </w:pPr>
            <w:proofErr w:type="spellStart"/>
            <w:r>
              <w:rPr>
                <w:rFonts w:ascii="Times New Roman" w:eastAsia="Times New Roman" w:hAnsi="Times New Roman" w:cs="Times New Roman"/>
              </w:rPr>
              <w:t>profile_photo_url</w:t>
            </w:r>
            <w:proofErr w:type="spellEnd"/>
          </w:p>
        </w:tc>
        <w:tc>
          <w:tcPr>
            <w:tcW w:w="0" w:type="auto"/>
            <w:tcBorders>
              <w:top w:val="single" w:sz="10" w:space="0" w:color="000000"/>
              <w:left w:val="single" w:sz="10" w:space="0" w:color="000000"/>
              <w:bottom w:val="single" w:sz="10" w:space="0" w:color="000000"/>
              <w:right w:val="single" w:sz="10" w:space="0" w:color="000000"/>
            </w:tcBorders>
            <w:vAlign w:val="center"/>
          </w:tcPr>
          <w:p w14:paraId="65B4F350" w14:textId="77777777" w:rsidR="00383FA8" w:rsidRDefault="00B52B9B">
            <w:pPr>
              <w:spacing w:line="360" w:lineRule="auto"/>
              <w:jc w:val="left"/>
            </w:pPr>
            <w:proofErr w:type="gramStart"/>
            <w:r>
              <w:rPr>
                <w:rFonts w:ascii="Times New Roman" w:eastAsia="Times New Roman" w:hAnsi="Times New Roman" w:cs="Times New Roman"/>
              </w:rPr>
              <w:t>String(</w:t>
            </w:r>
            <w:proofErr w:type="gramEnd"/>
            <w:r>
              <w:rPr>
                <w:rFonts w:ascii="Times New Roman" w:eastAsia="Times New Roman" w:hAnsi="Times New Roman" w:cs="Times New Roman"/>
              </w:rPr>
              <w:t>500)</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9E71E20" w14:textId="77777777" w:rsidR="00383FA8" w:rsidRDefault="00B52B9B">
            <w:pPr>
              <w:spacing w:line="360" w:lineRule="auto"/>
              <w:jc w:val="left"/>
            </w:pPr>
            <w:r>
              <w:rPr>
                <w:rFonts w:ascii="Times New Roman" w:eastAsia="Times New Roman" w:hAnsi="Times New Roman" w:cs="Times New Roman"/>
              </w:rPr>
              <w:t>URL to student's profile photo</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27B9833" w14:textId="77777777" w:rsidR="00383FA8" w:rsidRDefault="00B52B9B">
            <w:pPr>
              <w:spacing w:line="360" w:lineRule="auto"/>
              <w:jc w:val="left"/>
            </w:pPr>
            <w:r>
              <w:rPr>
                <w:rFonts w:ascii="Times New Roman" w:eastAsia="Times New Roman" w:hAnsi="Times New Roman" w:cs="Times New Roman"/>
              </w:rPr>
              <w:t>Nullable</w:t>
            </w:r>
          </w:p>
        </w:tc>
      </w:tr>
      <w:tr w:rsidR="00383FA8" w14:paraId="0C5EA4DB" w14:textId="77777777">
        <w:trP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7A5739B8" w14:textId="77777777" w:rsidR="00383FA8" w:rsidRDefault="00B52B9B">
            <w:pPr>
              <w:spacing w:line="360" w:lineRule="auto"/>
              <w:jc w:val="left"/>
            </w:pPr>
            <w:r>
              <w:rPr>
                <w:rFonts w:ascii="Times New Roman" w:eastAsia="Times New Roman" w:hAnsi="Times New Roman" w:cs="Times New Roman"/>
              </w:rPr>
              <w:t>Bio</w:t>
            </w:r>
          </w:p>
        </w:tc>
        <w:tc>
          <w:tcPr>
            <w:tcW w:w="0" w:type="auto"/>
            <w:tcBorders>
              <w:top w:val="single" w:sz="10" w:space="0" w:color="000000"/>
              <w:left w:val="single" w:sz="10" w:space="0" w:color="000000"/>
              <w:bottom w:val="single" w:sz="10" w:space="0" w:color="000000"/>
              <w:right w:val="single" w:sz="10" w:space="0" w:color="000000"/>
            </w:tcBorders>
            <w:vAlign w:val="center"/>
          </w:tcPr>
          <w:p w14:paraId="7F4E2F64" w14:textId="77777777" w:rsidR="00383FA8" w:rsidRDefault="00B52B9B">
            <w:pPr>
              <w:spacing w:line="360" w:lineRule="auto"/>
              <w:jc w:val="left"/>
            </w:pPr>
            <w:r>
              <w:rPr>
                <w:rFonts w:ascii="Times New Roman" w:eastAsia="Times New Roman" w:hAnsi="Times New Roman" w:cs="Times New Roman"/>
              </w:rPr>
              <w:t>Text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757D10BA" w14:textId="77777777" w:rsidR="00383FA8" w:rsidRDefault="00B52B9B">
            <w:pPr>
              <w:spacing w:line="360" w:lineRule="auto"/>
              <w:jc w:val="left"/>
            </w:pPr>
            <w:r>
              <w:rPr>
                <w:rFonts w:ascii="Times New Roman" w:eastAsia="Times New Roman" w:hAnsi="Times New Roman" w:cs="Times New Roman"/>
              </w:rPr>
              <w:t>Short biography or summary</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9F7A415" w14:textId="77777777" w:rsidR="00383FA8" w:rsidRDefault="00B52B9B">
            <w:pPr>
              <w:spacing w:line="360" w:lineRule="auto"/>
              <w:jc w:val="left"/>
            </w:pPr>
            <w:r>
              <w:rPr>
                <w:rFonts w:ascii="Times New Roman" w:eastAsia="Times New Roman" w:hAnsi="Times New Roman" w:cs="Times New Roman"/>
              </w:rPr>
              <w:t>Nullable</w:t>
            </w:r>
          </w:p>
        </w:tc>
      </w:tr>
    </w:tbl>
    <w:p w14:paraId="25E71644" w14:textId="77777777" w:rsidR="00383FA8" w:rsidRDefault="00B52B9B">
      <w:pPr>
        <w:pStyle w:val="Caption"/>
        <w:rPr>
          <w:rFonts w:ascii="Times New Roman" w:eastAsia="SimSun" w:hAnsi="Times New Roman" w:cs="Times New Roman"/>
          <w:color w:val="0070C0"/>
          <w:u w:val="single"/>
        </w:rPr>
      </w:pPr>
      <w:bookmarkStart w:id="364" w:name="_Toc211417483"/>
      <w:r>
        <w:rPr>
          <w:rFonts w:ascii="Times New Roman" w:hAnsi="Times New Roman" w:cs="Times New Roman"/>
          <w:color w:val="0070C0"/>
        </w:rPr>
        <w:t xml:space="preserve">Table </w:t>
      </w:r>
      <w:r>
        <w:rPr>
          <w:rFonts w:ascii="Times New Roman" w:hAnsi="Times New Roman" w:cs="Times New Roman"/>
          <w:color w:val="0070C0"/>
        </w:rPr>
        <w:fldChar w:fldCharType="begin"/>
      </w:r>
      <w:r>
        <w:rPr>
          <w:rFonts w:ascii="Times New Roman" w:hAnsi="Times New Roman" w:cs="Times New Roman"/>
          <w:color w:val="0070C0"/>
        </w:rPr>
        <w:instrText xml:space="preserve"> SEQ Table \* ARABIC </w:instrText>
      </w:r>
      <w:r>
        <w:rPr>
          <w:rFonts w:ascii="Times New Roman" w:hAnsi="Times New Roman" w:cs="Times New Roman"/>
          <w:color w:val="0070C0"/>
        </w:rPr>
        <w:fldChar w:fldCharType="separate"/>
      </w:r>
      <w:r>
        <w:rPr>
          <w:rFonts w:ascii="Times New Roman" w:hAnsi="Times New Roman" w:cs="Times New Roman"/>
          <w:color w:val="0070C0"/>
        </w:rPr>
        <w:t>3</w:t>
      </w:r>
      <w:r>
        <w:rPr>
          <w:rFonts w:ascii="Times New Roman" w:hAnsi="Times New Roman" w:cs="Times New Roman"/>
          <w:color w:val="0070C0"/>
        </w:rPr>
        <w:fldChar w:fldCharType="end"/>
      </w:r>
      <w:r>
        <w:rPr>
          <w:rFonts w:ascii="Times New Roman" w:hAnsi="Times New Roman" w:cs="Times New Roman"/>
          <w:color w:val="0070C0"/>
        </w:rPr>
        <w:t xml:space="preserve"> : Companies</w:t>
      </w:r>
      <w:bookmarkEnd w:id="3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383FA8" w14:paraId="010712CD" w14:textId="77777777">
        <w:tc>
          <w:tcPr>
            <w:tcW w:w="1250" w:type="pct"/>
            <w:tcBorders>
              <w:top w:val="single" w:sz="4" w:space="0" w:color="auto"/>
              <w:left w:val="single" w:sz="4" w:space="0" w:color="auto"/>
              <w:bottom w:val="single" w:sz="4" w:space="0" w:color="auto"/>
              <w:right w:val="single" w:sz="4" w:space="0" w:color="auto"/>
            </w:tcBorders>
          </w:tcPr>
          <w:p w14:paraId="2D4DE4BA" w14:textId="77777777" w:rsidR="00383FA8" w:rsidRDefault="00B52B9B">
            <w:pPr>
              <w:rPr>
                <w:rFonts w:ascii="Times New Roman" w:eastAsia="Times New Roman" w:hAnsi="Times New Roman" w:cs="Times New Roman"/>
                <w:sz w:val="20"/>
                <w:szCs w:val="20"/>
              </w:rPr>
            </w:pPr>
            <w:r>
              <w:t>Attribute</w:t>
            </w:r>
          </w:p>
        </w:tc>
        <w:tc>
          <w:tcPr>
            <w:tcW w:w="1250" w:type="pct"/>
            <w:tcBorders>
              <w:top w:val="single" w:sz="4" w:space="0" w:color="auto"/>
              <w:left w:val="single" w:sz="4" w:space="0" w:color="auto"/>
              <w:bottom w:val="single" w:sz="4" w:space="0" w:color="auto"/>
              <w:right w:val="single" w:sz="4" w:space="0" w:color="auto"/>
            </w:tcBorders>
          </w:tcPr>
          <w:p w14:paraId="204C8BFD" w14:textId="77777777" w:rsidR="00383FA8" w:rsidRDefault="00B52B9B">
            <w:r>
              <w:t>Data Type</w:t>
            </w:r>
          </w:p>
        </w:tc>
        <w:tc>
          <w:tcPr>
            <w:tcW w:w="1250" w:type="pct"/>
            <w:tcBorders>
              <w:top w:val="single" w:sz="4" w:space="0" w:color="auto"/>
              <w:left w:val="single" w:sz="4" w:space="0" w:color="auto"/>
              <w:bottom w:val="single" w:sz="4" w:space="0" w:color="auto"/>
              <w:right w:val="single" w:sz="4" w:space="0" w:color="auto"/>
            </w:tcBorders>
          </w:tcPr>
          <w:p w14:paraId="33A32946" w14:textId="77777777" w:rsidR="00383FA8" w:rsidRDefault="00B52B9B">
            <w:r>
              <w:t>Description</w:t>
            </w:r>
          </w:p>
        </w:tc>
        <w:tc>
          <w:tcPr>
            <w:tcW w:w="1250" w:type="pct"/>
            <w:tcBorders>
              <w:top w:val="single" w:sz="4" w:space="0" w:color="auto"/>
              <w:left w:val="single" w:sz="4" w:space="0" w:color="auto"/>
              <w:bottom w:val="single" w:sz="4" w:space="0" w:color="auto"/>
              <w:right w:val="single" w:sz="4" w:space="0" w:color="auto"/>
            </w:tcBorders>
          </w:tcPr>
          <w:p w14:paraId="15733D65" w14:textId="77777777" w:rsidR="00383FA8" w:rsidRDefault="00B52B9B">
            <w:r>
              <w:t>Constraint</w:t>
            </w:r>
          </w:p>
        </w:tc>
      </w:tr>
      <w:tr w:rsidR="00383FA8" w14:paraId="06534B96" w14:textId="77777777">
        <w:tc>
          <w:tcPr>
            <w:tcW w:w="1250" w:type="pct"/>
            <w:tcBorders>
              <w:top w:val="single" w:sz="4" w:space="0" w:color="auto"/>
              <w:left w:val="single" w:sz="4" w:space="0" w:color="auto"/>
              <w:bottom w:val="single" w:sz="4" w:space="0" w:color="auto"/>
              <w:right w:val="single" w:sz="4" w:space="0" w:color="auto"/>
            </w:tcBorders>
          </w:tcPr>
          <w:p w14:paraId="0769046A" w14:textId="77777777" w:rsidR="00383FA8" w:rsidRDefault="00B52B9B">
            <w:proofErr w:type="spellStart"/>
            <w:r>
              <w:t>company_id</w:t>
            </w:r>
            <w:proofErr w:type="spellEnd"/>
          </w:p>
        </w:tc>
        <w:tc>
          <w:tcPr>
            <w:tcW w:w="1250" w:type="pct"/>
            <w:tcBorders>
              <w:top w:val="single" w:sz="4" w:space="0" w:color="auto"/>
              <w:left w:val="single" w:sz="4" w:space="0" w:color="auto"/>
              <w:bottom w:val="single" w:sz="4" w:space="0" w:color="auto"/>
              <w:right w:val="single" w:sz="4" w:space="0" w:color="auto"/>
            </w:tcBorders>
          </w:tcPr>
          <w:p w14:paraId="62DB03FD" w14:textId="77777777" w:rsidR="00383FA8" w:rsidRDefault="00B52B9B">
            <w:r>
              <w:t>UUID/Integer</w:t>
            </w:r>
          </w:p>
        </w:tc>
        <w:tc>
          <w:tcPr>
            <w:tcW w:w="1250" w:type="pct"/>
            <w:tcBorders>
              <w:top w:val="single" w:sz="4" w:space="0" w:color="auto"/>
              <w:left w:val="single" w:sz="4" w:space="0" w:color="auto"/>
              <w:bottom w:val="single" w:sz="4" w:space="0" w:color="auto"/>
              <w:right w:val="single" w:sz="4" w:space="0" w:color="auto"/>
            </w:tcBorders>
          </w:tcPr>
          <w:p w14:paraId="0734F012" w14:textId="77777777" w:rsidR="00383FA8" w:rsidRDefault="00B52B9B">
            <w:r>
              <w:t>Unique identifier for each company</w:t>
            </w:r>
          </w:p>
        </w:tc>
        <w:tc>
          <w:tcPr>
            <w:tcW w:w="1250" w:type="pct"/>
            <w:tcBorders>
              <w:top w:val="single" w:sz="4" w:space="0" w:color="auto"/>
              <w:left w:val="single" w:sz="4" w:space="0" w:color="auto"/>
              <w:bottom w:val="single" w:sz="4" w:space="0" w:color="auto"/>
              <w:right w:val="single" w:sz="4" w:space="0" w:color="auto"/>
            </w:tcBorders>
          </w:tcPr>
          <w:p w14:paraId="14EA9498" w14:textId="77777777" w:rsidR="00383FA8" w:rsidRDefault="00B52B9B">
            <w:r>
              <w:t xml:space="preserve">Primary Key, Foreign Key (to </w:t>
            </w:r>
            <w:proofErr w:type="spellStart"/>
            <w:r>
              <w:t>users.user_id</w:t>
            </w:r>
            <w:proofErr w:type="spellEnd"/>
            <w:r>
              <w:t>)</w:t>
            </w:r>
          </w:p>
        </w:tc>
      </w:tr>
      <w:tr w:rsidR="00383FA8" w14:paraId="4E28ABB3" w14:textId="77777777">
        <w:tc>
          <w:tcPr>
            <w:tcW w:w="1250" w:type="pct"/>
            <w:tcBorders>
              <w:top w:val="single" w:sz="4" w:space="0" w:color="auto"/>
              <w:left w:val="single" w:sz="4" w:space="0" w:color="auto"/>
              <w:bottom w:val="single" w:sz="4" w:space="0" w:color="auto"/>
              <w:right w:val="single" w:sz="4" w:space="0" w:color="auto"/>
            </w:tcBorders>
          </w:tcPr>
          <w:p w14:paraId="44876E18" w14:textId="77777777" w:rsidR="00383FA8" w:rsidRDefault="00B52B9B">
            <w:r>
              <w:t>name</w:t>
            </w:r>
          </w:p>
        </w:tc>
        <w:tc>
          <w:tcPr>
            <w:tcW w:w="1250" w:type="pct"/>
            <w:tcBorders>
              <w:top w:val="single" w:sz="4" w:space="0" w:color="auto"/>
              <w:left w:val="single" w:sz="4" w:space="0" w:color="auto"/>
              <w:bottom w:val="single" w:sz="4" w:space="0" w:color="auto"/>
              <w:right w:val="single" w:sz="4" w:space="0" w:color="auto"/>
            </w:tcBorders>
          </w:tcPr>
          <w:p w14:paraId="1A9755D4" w14:textId="77777777" w:rsidR="00383FA8" w:rsidRDefault="00B52B9B">
            <w:proofErr w:type="gramStart"/>
            <w:r>
              <w:t>String(</w:t>
            </w:r>
            <w:proofErr w:type="gramEnd"/>
            <w:r>
              <w:t>255)</w:t>
            </w:r>
          </w:p>
        </w:tc>
        <w:tc>
          <w:tcPr>
            <w:tcW w:w="1250" w:type="pct"/>
            <w:tcBorders>
              <w:top w:val="single" w:sz="4" w:space="0" w:color="auto"/>
              <w:left w:val="single" w:sz="4" w:space="0" w:color="auto"/>
              <w:bottom w:val="single" w:sz="4" w:space="0" w:color="auto"/>
              <w:right w:val="single" w:sz="4" w:space="0" w:color="auto"/>
            </w:tcBorders>
          </w:tcPr>
          <w:p w14:paraId="3AC467F4" w14:textId="77777777" w:rsidR="00383FA8" w:rsidRDefault="00B52B9B">
            <w:r>
              <w:t>Name of the company</w:t>
            </w:r>
          </w:p>
        </w:tc>
        <w:tc>
          <w:tcPr>
            <w:tcW w:w="1250" w:type="pct"/>
            <w:tcBorders>
              <w:top w:val="single" w:sz="4" w:space="0" w:color="auto"/>
              <w:left w:val="single" w:sz="4" w:space="0" w:color="auto"/>
              <w:bottom w:val="single" w:sz="4" w:space="0" w:color="auto"/>
              <w:right w:val="single" w:sz="4" w:space="0" w:color="auto"/>
            </w:tcBorders>
          </w:tcPr>
          <w:p w14:paraId="1BD4CF7D" w14:textId="77777777" w:rsidR="00383FA8" w:rsidRDefault="00B52B9B">
            <w:r>
              <w:t>Not Null, Unique</w:t>
            </w:r>
          </w:p>
        </w:tc>
      </w:tr>
      <w:tr w:rsidR="00383FA8" w14:paraId="477AC4E7" w14:textId="77777777">
        <w:tc>
          <w:tcPr>
            <w:tcW w:w="1250" w:type="pct"/>
            <w:tcBorders>
              <w:top w:val="single" w:sz="4" w:space="0" w:color="auto"/>
              <w:left w:val="single" w:sz="4" w:space="0" w:color="auto"/>
              <w:bottom w:val="single" w:sz="4" w:space="0" w:color="auto"/>
              <w:right w:val="single" w:sz="4" w:space="0" w:color="auto"/>
            </w:tcBorders>
          </w:tcPr>
          <w:p w14:paraId="094FE233" w14:textId="77777777" w:rsidR="00383FA8" w:rsidRDefault="00B52B9B">
            <w:r>
              <w:t>description</w:t>
            </w:r>
          </w:p>
        </w:tc>
        <w:tc>
          <w:tcPr>
            <w:tcW w:w="1250" w:type="pct"/>
            <w:tcBorders>
              <w:top w:val="single" w:sz="4" w:space="0" w:color="auto"/>
              <w:left w:val="single" w:sz="4" w:space="0" w:color="auto"/>
              <w:bottom w:val="single" w:sz="4" w:space="0" w:color="auto"/>
              <w:right w:val="single" w:sz="4" w:space="0" w:color="auto"/>
            </w:tcBorders>
          </w:tcPr>
          <w:p w14:paraId="58A56EC8" w14:textId="77777777" w:rsidR="00383FA8" w:rsidRDefault="00B52B9B">
            <w:r>
              <w:t>Text</w:t>
            </w:r>
          </w:p>
        </w:tc>
        <w:tc>
          <w:tcPr>
            <w:tcW w:w="1250" w:type="pct"/>
            <w:tcBorders>
              <w:top w:val="single" w:sz="4" w:space="0" w:color="auto"/>
              <w:left w:val="single" w:sz="4" w:space="0" w:color="auto"/>
              <w:bottom w:val="single" w:sz="4" w:space="0" w:color="auto"/>
              <w:right w:val="single" w:sz="4" w:space="0" w:color="auto"/>
            </w:tcBorders>
          </w:tcPr>
          <w:p w14:paraId="5D97C798" w14:textId="77777777" w:rsidR="00383FA8" w:rsidRDefault="00B52B9B">
            <w:r>
              <w:t>Description of the company and its mission</w:t>
            </w:r>
          </w:p>
        </w:tc>
        <w:tc>
          <w:tcPr>
            <w:tcW w:w="1250" w:type="pct"/>
            <w:tcBorders>
              <w:top w:val="single" w:sz="4" w:space="0" w:color="auto"/>
              <w:left w:val="single" w:sz="4" w:space="0" w:color="auto"/>
              <w:bottom w:val="single" w:sz="4" w:space="0" w:color="auto"/>
              <w:right w:val="single" w:sz="4" w:space="0" w:color="auto"/>
            </w:tcBorders>
          </w:tcPr>
          <w:p w14:paraId="22D1035D" w14:textId="77777777" w:rsidR="00383FA8" w:rsidRDefault="00B52B9B">
            <w:r>
              <w:t>Nullable</w:t>
            </w:r>
          </w:p>
        </w:tc>
      </w:tr>
      <w:tr w:rsidR="00383FA8" w14:paraId="7006CCBF" w14:textId="77777777">
        <w:tc>
          <w:tcPr>
            <w:tcW w:w="1250" w:type="pct"/>
            <w:tcBorders>
              <w:top w:val="single" w:sz="4" w:space="0" w:color="auto"/>
              <w:left w:val="single" w:sz="4" w:space="0" w:color="auto"/>
              <w:bottom w:val="single" w:sz="4" w:space="0" w:color="auto"/>
              <w:right w:val="single" w:sz="4" w:space="0" w:color="auto"/>
            </w:tcBorders>
          </w:tcPr>
          <w:p w14:paraId="4BE09BA6" w14:textId="77777777" w:rsidR="00383FA8" w:rsidRDefault="00B52B9B">
            <w:r>
              <w:t>industry</w:t>
            </w:r>
          </w:p>
        </w:tc>
        <w:tc>
          <w:tcPr>
            <w:tcW w:w="1250" w:type="pct"/>
            <w:tcBorders>
              <w:top w:val="single" w:sz="4" w:space="0" w:color="auto"/>
              <w:left w:val="single" w:sz="4" w:space="0" w:color="auto"/>
              <w:bottom w:val="single" w:sz="4" w:space="0" w:color="auto"/>
              <w:right w:val="single" w:sz="4" w:space="0" w:color="auto"/>
            </w:tcBorders>
          </w:tcPr>
          <w:p w14:paraId="02BFFEF5" w14:textId="77777777" w:rsidR="00383FA8" w:rsidRDefault="00B52B9B">
            <w:proofErr w:type="gramStart"/>
            <w:r>
              <w:t>String(</w:t>
            </w:r>
            <w:proofErr w:type="gramEnd"/>
            <w:r>
              <w:t>100)</w:t>
            </w:r>
          </w:p>
        </w:tc>
        <w:tc>
          <w:tcPr>
            <w:tcW w:w="1250" w:type="pct"/>
            <w:tcBorders>
              <w:top w:val="single" w:sz="4" w:space="0" w:color="auto"/>
              <w:left w:val="single" w:sz="4" w:space="0" w:color="auto"/>
              <w:bottom w:val="single" w:sz="4" w:space="0" w:color="auto"/>
              <w:right w:val="single" w:sz="4" w:space="0" w:color="auto"/>
            </w:tcBorders>
          </w:tcPr>
          <w:p w14:paraId="1AA4B3B4" w14:textId="77777777" w:rsidR="00383FA8" w:rsidRDefault="00B52B9B">
            <w:r>
              <w:t>Industry sector of the company</w:t>
            </w:r>
          </w:p>
        </w:tc>
        <w:tc>
          <w:tcPr>
            <w:tcW w:w="1250" w:type="pct"/>
            <w:tcBorders>
              <w:top w:val="single" w:sz="4" w:space="0" w:color="auto"/>
              <w:left w:val="single" w:sz="4" w:space="0" w:color="auto"/>
              <w:bottom w:val="single" w:sz="4" w:space="0" w:color="auto"/>
              <w:right w:val="single" w:sz="4" w:space="0" w:color="auto"/>
            </w:tcBorders>
          </w:tcPr>
          <w:p w14:paraId="3B8ECACC" w14:textId="77777777" w:rsidR="00383FA8" w:rsidRDefault="00B52B9B">
            <w:r>
              <w:t>Nullable</w:t>
            </w:r>
          </w:p>
        </w:tc>
      </w:tr>
      <w:tr w:rsidR="00383FA8" w14:paraId="414584DF" w14:textId="77777777">
        <w:tc>
          <w:tcPr>
            <w:tcW w:w="1250" w:type="pct"/>
            <w:tcBorders>
              <w:top w:val="single" w:sz="4" w:space="0" w:color="auto"/>
              <w:left w:val="single" w:sz="4" w:space="0" w:color="auto"/>
              <w:bottom w:val="single" w:sz="4" w:space="0" w:color="auto"/>
              <w:right w:val="single" w:sz="4" w:space="0" w:color="auto"/>
            </w:tcBorders>
          </w:tcPr>
          <w:p w14:paraId="4FE9B705" w14:textId="77777777" w:rsidR="00383FA8" w:rsidRDefault="00B52B9B">
            <w:proofErr w:type="spellStart"/>
            <w:r>
              <w:t>website_url</w:t>
            </w:r>
            <w:proofErr w:type="spellEnd"/>
          </w:p>
        </w:tc>
        <w:tc>
          <w:tcPr>
            <w:tcW w:w="1250" w:type="pct"/>
            <w:tcBorders>
              <w:top w:val="single" w:sz="4" w:space="0" w:color="auto"/>
              <w:left w:val="single" w:sz="4" w:space="0" w:color="auto"/>
              <w:bottom w:val="single" w:sz="4" w:space="0" w:color="auto"/>
              <w:right w:val="single" w:sz="4" w:space="0" w:color="auto"/>
            </w:tcBorders>
          </w:tcPr>
          <w:p w14:paraId="541F0991" w14:textId="77777777" w:rsidR="00383FA8" w:rsidRDefault="00B52B9B">
            <w:proofErr w:type="gramStart"/>
            <w:r>
              <w:t>String(</w:t>
            </w:r>
            <w:proofErr w:type="gramEnd"/>
            <w:r>
              <w:t>500)</w:t>
            </w:r>
          </w:p>
        </w:tc>
        <w:tc>
          <w:tcPr>
            <w:tcW w:w="1250" w:type="pct"/>
            <w:tcBorders>
              <w:top w:val="single" w:sz="4" w:space="0" w:color="auto"/>
              <w:left w:val="single" w:sz="4" w:space="0" w:color="auto"/>
              <w:bottom w:val="single" w:sz="4" w:space="0" w:color="auto"/>
              <w:right w:val="single" w:sz="4" w:space="0" w:color="auto"/>
            </w:tcBorders>
          </w:tcPr>
          <w:p w14:paraId="45BED5D8" w14:textId="77777777" w:rsidR="00383FA8" w:rsidRDefault="00B52B9B">
            <w:r>
              <w:t>Company's official website URL</w:t>
            </w:r>
          </w:p>
        </w:tc>
        <w:tc>
          <w:tcPr>
            <w:tcW w:w="1250" w:type="pct"/>
            <w:tcBorders>
              <w:top w:val="single" w:sz="4" w:space="0" w:color="auto"/>
              <w:left w:val="single" w:sz="4" w:space="0" w:color="auto"/>
              <w:bottom w:val="single" w:sz="4" w:space="0" w:color="auto"/>
              <w:right w:val="single" w:sz="4" w:space="0" w:color="auto"/>
            </w:tcBorders>
          </w:tcPr>
          <w:p w14:paraId="451E94F6" w14:textId="77777777" w:rsidR="00383FA8" w:rsidRDefault="00B52B9B">
            <w:r>
              <w:t>Nullable</w:t>
            </w:r>
          </w:p>
        </w:tc>
      </w:tr>
      <w:tr w:rsidR="00383FA8" w14:paraId="7FB7A800" w14:textId="77777777">
        <w:tc>
          <w:tcPr>
            <w:tcW w:w="1250" w:type="pct"/>
            <w:tcBorders>
              <w:top w:val="single" w:sz="4" w:space="0" w:color="auto"/>
              <w:left w:val="single" w:sz="4" w:space="0" w:color="auto"/>
              <w:bottom w:val="single" w:sz="4" w:space="0" w:color="auto"/>
              <w:right w:val="single" w:sz="4" w:space="0" w:color="auto"/>
            </w:tcBorders>
          </w:tcPr>
          <w:p w14:paraId="2307413F" w14:textId="77777777" w:rsidR="00383FA8" w:rsidRDefault="00B52B9B">
            <w:proofErr w:type="spellStart"/>
            <w:r>
              <w:t>logo_url</w:t>
            </w:r>
            <w:proofErr w:type="spellEnd"/>
          </w:p>
        </w:tc>
        <w:tc>
          <w:tcPr>
            <w:tcW w:w="1250" w:type="pct"/>
            <w:tcBorders>
              <w:top w:val="single" w:sz="4" w:space="0" w:color="auto"/>
              <w:left w:val="single" w:sz="4" w:space="0" w:color="auto"/>
              <w:bottom w:val="single" w:sz="4" w:space="0" w:color="auto"/>
              <w:right w:val="single" w:sz="4" w:space="0" w:color="auto"/>
            </w:tcBorders>
          </w:tcPr>
          <w:p w14:paraId="685EC661" w14:textId="77777777" w:rsidR="00383FA8" w:rsidRDefault="00B52B9B">
            <w:proofErr w:type="gramStart"/>
            <w:r>
              <w:t>String(</w:t>
            </w:r>
            <w:proofErr w:type="gramEnd"/>
            <w:r>
              <w:t>500)</w:t>
            </w:r>
          </w:p>
        </w:tc>
        <w:tc>
          <w:tcPr>
            <w:tcW w:w="1250" w:type="pct"/>
            <w:tcBorders>
              <w:top w:val="single" w:sz="4" w:space="0" w:color="auto"/>
              <w:left w:val="single" w:sz="4" w:space="0" w:color="auto"/>
              <w:bottom w:val="single" w:sz="4" w:space="0" w:color="auto"/>
              <w:right w:val="single" w:sz="4" w:space="0" w:color="auto"/>
            </w:tcBorders>
          </w:tcPr>
          <w:p w14:paraId="16ED75CC" w14:textId="77777777" w:rsidR="00383FA8" w:rsidRDefault="00B52B9B">
            <w:r>
              <w:t>URL to company's logo</w:t>
            </w:r>
          </w:p>
        </w:tc>
        <w:tc>
          <w:tcPr>
            <w:tcW w:w="1250" w:type="pct"/>
            <w:tcBorders>
              <w:top w:val="single" w:sz="4" w:space="0" w:color="auto"/>
              <w:left w:val="single" w:sz="4" w:space="0" w:color="auto"/>
              <w:bottom w:val="single" w:sz="4" w:space="0" w:color="auto"/>
              <w:right w:val="single" w:sz="4" w:space="0" w:color="auto"/>
            </w:tcBorders>
          </w:tcPr>
          <w:p w14:paraId="2ECCBE92" w14:textId="77777777" w:rsidR="00383FA8" w:rsidRDefault="00B52B9B">
            <w:r>
              <w:t>Nullable</w:t>
            </w:r>
          </w:p>
        </w:tc>
      </w:tr>
    </w:tbl>
    <w:p w14:paraId="43B4F459" w14:textId="77777777" w:rsidR="00383FA8" w:rsidRDefault="00383FA8">
      <w:pPr>
        <w:pStyle w:val="Caption"/>
        <w:rPr>
          <w:rFonts w:ascii="Times New Roman" w:hAnsi="Times New Roman" w:cs="Times New Roman"/>
          <w:color w:val="0070C0"/>
        </w:rPr>
      </w:pPr>
    </w:p>
    <w:p w14:paraId="100EC6FD" w14:textId="77777777" w:rsidR="00383FA8" w:rsidRDefault="00383FA8">
      <w:pPr>
        <w:pStyle w:val="Caption"/>
        <w:rPr>
          <w:rFonts w:ascii="Times New Roman" w:hAnsi="Times New Roman" w:cs="Times New Roman"/>
          <w:color w:val="0070C0"/>
        </w:rPr>
      </w:pPr>
    </w:p>
    <w:p w14:paraId="21F4846B" w14:textId="77777777" w:rsidR="00383FA8" w:rsidRDefault="00383FA8">
      <w:pPr>
        <w:pStyle w:val="Caption"/>
        <w:rPr>
          <w:rFonts w:ascii="Times New Roman" w:hAnsi="Times New Roman" w:cs="Times New Roman"/>
          <w:color w:val="0070C0"/>
        </w:rPr>
      </w:pPr>
    </w:p>
    <w:p w14:paraId="3C88D2AA" w14:textId="77777777" w:rsidR="00383FA8" w:rsidRDefault="00383FA8">
      <w:pPr>
        <w:pStyle w:val="Caption"/>
        <w:rPr>
          <w:rFonts w:ascii="Times New Roman" w:hAnsi="Times New Roman" w:cs="Times New Roman"/>
          <w:color w:val="0070C0"/>
        </w:rPr>
      </w:pPr>
    </w:p>
    <w:p w14:paraId="68069CC5" w14:textId="77777777" w:rsidR="00383FA8" w:rsidRDefault="00383FA8">
      <w:pPr>
        <w:pStyle w:val="Caption"/>
        <w:rPr>
          <w:rFonts w:ascii="Times New Roman" w:hAnsi="Times New Roman" w:cs="Times New Roman"/>
          <w:color w:val="0070C0"/>
        </w:rPr>
      </w:pPr>
    </w:p>
    <w:p w14:paraId="60B929AD" w14:textId="77777777" w:rsidR="00383FA8" w:rsidRDefault="00B52B9B">
      <w:pPr>
        <w:pStyle w:val="Caption"/>
        <w:rPr>
          <w:rFonts w:ascii="Times New Roman" w:hAnsi="Times New Roman" w:cs="Times New Roman"/>
          <w:color w:val="0070C0"/>
        </w:rPr>
      </w:pPr>
      <w:bookmarkStart w:id="365" w:name="_Toc211417484"/>
      <w:r>
        <w:rPr>
          <w:rFonts w:ascii="Times New Roman" w:hAnsi="Times New Roman" w:cs="Times New Roman"/>
          <w:color w:val="0070C0"/>
        </w:rPr>
        <w:t xml:space="preserve">Table </w:t>
      </w:r>
      <w:r>
        <w:rPr>
          <w:rFonts w:ascii="Times New Roman" w:hAnsi="Times New Roman" w:cs="Times New Roman"/>
          <w:color w:val="0070C0"/>
        </w:rPr>
        <w:fldChar w:fldCharType="begin"/>
      </w:r>
      <w:r>
        <w:rPr>
          <w:rFonts w:ascii="Times New Roman" w:hAnsi="Times New Roman" w:cs="Times New Roman"/>
          <w:color w:val="0070C0"/>
        </w:rPr>
        <w:instrText xml:space="preserve"> SEQ Table \* ARABIC </w:instrText>
      </w:r>
      <w:r>
        <w:rPr>
          <w:rFonts w:ascii="Times New Roman" w:hAnsi="Times New Roman" w:cs="Times New Roman"/>
          <w:color w:val="0070C0"/>
        </w:rPr>
        <w:fldChar w:fldCharType="separate"/>
      </w:r>
      <w:r>
        <w:rPr>
          <w:rFonts w:ascii="Times New Roman" w:hAnsi="Times New Roman" w:cs="Times New Roman"/>
          <w:color w:val="0070C0"/>
        </w:rPr>
        <w:t>4</w:t>
      </w:r>
      <w:r>
        <w:rPr>
          <w:rFonts w:ascii="Times New Roman" w:hAnsi="Times New Roman" w:cs="Times New Roman"/>
          <w:color w:val="0070C0"/>
        </w:rPr>
        <w:fldChar w:fldCharType="end"/>
      </w:r>
      <w:r>
        <w:rPr>
          <w:rFonts w:ascii="Times New Roman" w:hAnsi="Times New Roman" w:cs="Times New Roman"/>
          <w:color w:val="0070C0"/>
        </w:rPr>
        <w:t xml:space="preserve"> : School</w:t>
      </w:r>
      <w:bookmarkEnd w:id="3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1370"/>
        <w:gridCol w:w="3320"/>
        <w:gridCol w:w="1986"/>
      </w:tblGrid>
      <w:tr w:rsidR="00383FA8" w14:paraId="371D7A7D" w14:textId="77777777">
        <w:tc>
          <w:tcPr>
            <w:tcW w:w="0" w:type="auto"/>
            <w:shd w:val="clear" w:color="auto" w:fill="F2F2F2"/>
          </w:tcPr>
          <w:p w14:paraId="3A80B235" w14:textId="77777777" w:rsidR="00383FA8" w:rsidRDefault="00B52B9B">
            <w:pPr>
              <w:jc w:val="center"/>
            </w:pPr>
            <w:r>
              <w:rPr>
                <w:b/>
                <w:bCs/>
              </w:rPr>
              <w:t>Attribute</w:t>
            </w:r>
          </w:p>
        </w:tc>
        <w:tc>
          <w:tcPr>
            <w:tcW w:w="0" w:type="auto"/>
            <w:shd w:val="clear" w:color="auto" w:fill="F2F2F2"/>
          </w:tcPr>
          <w:p w14:paraId="7641655B" w14:textId="77777777" w:rsidR="00383FA8" w:rsidRDefault="00B52B9B">
            <w:pPr>
              <w:jc w:val="center"/>
            </w:pPr>
            <w:r>
              <w:rPr>
                <w:b/>
                <w:bCs/>
              </w:rPr>
              <w:t>Data Type</w:t>
            </w:r>
          </w:p>
        </w:tc>
        <w:tc>
          <w:tcPr>
            <w:tcW w:w="0" w:type="auto"/>
            <w:shd w:val="clear" w:color="auto" w:fill="F2F2F2"/>
          </w:tcPr>
          <w:p w14:paraId="45DA468D" w14:textId="77777777" w:rsidR="00383FA8" w:rsidRDefault="00B52B9B">
            <w:pPr>
              <w:jc w:val="center"/>
            </w:pPr>
            <w:r>
              <w:rPr>
                <w:b/>
                <w:bCs/>
              </w:rPr>
              <w:t>Description</w:t>
            </w:r>
          </w:p>
        </w:tc>
        <w:tc>
          <w:tcPr>
            <w:tcW w:w="0" w:type="auto"/>
            <w:shd w:val="clear" w:color="auto" w:fill="F2F2F2"/>
          </w:tcPr>
          <w:p w14:paraId="61D157AD" w14:textId="77777777" w:rsidR="00383FA8" w:rsidRDefault="00B52B9B">
            <w:pPr>
              <w:jc w:val="center"/>
            </w:pPr>
            <w:r>
              <w:rPr>
                <w:b/>
                <w:bCs/>
              </w:rPr>
              <w:t>Constraint</w:t>
            </w:r>
          </w:p>
        </w:tc>
      </w:tr>
      <w:tr w:rsidR="00383FA8" w14:paraId="2ADE6316" w14:textId="77777777">
        <w:tc>
          <w:tcPr>
            <w:tcW w:w="0" w:type="auto"/>
          </w:tcPr>
          <w:p w14:paraId="00F0E3CF" w14:textId="77777777" w:rsidR="00383FA8" w:rsidRDefault="00B52B9B">
            <w:r>
              <w:t>_id</w:t>
            </w:r>
          </w:p>
        </w:tc>
        <w:tc>
          <w:tcPr>
            <w:tcW w:w="0" w:type="auto"/>
          </w:tcPr>
          <w:p w14:paraId="346019DF" w14:textId="77777777" w:rsidR="00383FA8" w:rsidRDefault="00B52B9B">
            <w:proofErr w:type="spellStart"/>
            <w:r>
              <w:t>ObjectId</w:t>
            </w:r>
            <w:proofErr w:type="spellEnd"/>
          </w:p>
        </w:tc>
        <w:tc>
          <w:tcPr>
            <w:tcW w:w="0" w:type="auto"/>
          </w:tcPr>
          <w:p w14:paraId="65CD5727" w14:textId="77777777" w:rsidR="00383FA8" w:rsidRDefault="00B52B9B">
            <w:r>
              <w:t>Unique identifier for each school</w:t>
            </w:r>
          </w:p>
        </w:tc>
        <w:tc>
          <w:tcPr>
            <w:tcW w:w="0" w:type="auto"/>
          </w:tcPr>
          <w:p w14:paraId="11956207" w14:textId="77777777" w:rsidR="00383FA8" w:rsidRDefault="00B52B9B">
            <w:r>
              <w:t>Primary Key</w:t>
            </w:r>
          </w:p>
        </w:tc>
      </w:tr>
      <w:tr w:rsidR="00383FA8" w14:paraId="040C9751" w14:textId="77777777">
        <w:tc>
          <w:tcPr>
            <w:tcW w:w="0" w:type="auto"/>
          </w:tcPr>
          <w:p w14:paraId="308C13D7" w14:textId="77777777" w:rsidR="00383FA8" w:rsidRDefault="00B52B9B">
            <w:proofErr w:type="spellStart"/>
            <w:r>
              <w:t>userId</w:t>
            </w:r>
            <w:proofErr w:type="spellEnd"/>
          </w:p>
        </w:tc>
        <w:tc>
          <w:tcPr>
            <w:tcW w:w="0" w:type="auto"/>
          </w:tcPr>
          <w:p w14:paraId="08E1F893" w14:textId="77777777" w:rsidR="00383FA8" w:rsidRDefault="00B52B9B">
            <w:proofErr w:type="spellStart"/>
            <w:r>
              <w:t>ObjectId</w:t>
            </w:r>
            <w:proofErr w:type="spellEnd"/>
            <w:r>
              <w:t xml:space="preserve"> (ref User)</w:t>
            </w:r>
          </w:p>
        </w:tc>
        <w:tc>
          <w:tcPr>
            <w:tcW w:w="0" w:type="auto"/>
          </w:tcPr>
          <w:p w14:paraId="6009CE3B" w14:textId="77777777" w:rsidR="00383FA8" w:rsidRDefault="00B52B9B">
            <w:r>
              <w:t>Owning user account</w:t>
            </w:r>
          </w:p>
        </w:tc>
        <w:tc>
          <w:tcPr>
            <w:tcW w:w="0" w:type="auto"/>
          </w:tcPr>
          <w:p w14:paraId="73399B6D" w14:textId="77777777" w:rsidR="00383FA8" w:rsidRDefault="00B52B9B">
            <w:r>
              <w:t xml:space="preserve">Required; Unique; </w:t>
            </w:r>
            <w:proofErr w:type="spellStart"/>
            <w:r>
              <w:t>FK→</w:t>
            </w:r>
            <w:proofErr w:type="gramStart"/>
            <w:r>
              <w:t>users</w:t>
            </w:r>
            <w:proofErr w:type="spellEnd"/>
            <w:r>
              <w:t>._</w:t>
            </w:r>
            <w:proofErr w:type="gramEnd"/>
            <w:r>
              <w:t>id</w:t>
            </w:r>
          </w:p>
        </w:tc>
      </w:tr>
      <w:tr w:rsidR="00383FA8" w14:paraId="71B3B2C7" w14:textId="77777777">
        <w:tc>
          <w:tcPr>
            <w:tcW w:w="0" w:type="auto"/>
          </w:tcPr>
          <w:p w14:paraId="7215B57F" w14:textId="77777777" w:rsidR="00383FA8" w:rsidRDefault="00B52B9B">
            <w:proofErr w:type="spellStart"/>
            <w:r>
              <w:t>officialName</w:t>
            </w:r>
            <w:proofErr w:type="spellEnd"/>
          </w:p>
        </w:tc>
        <w:tc>
          <w:tcPr>
            <w:tcW w:w="0" w:type="auto"/>
          </w:tcPr>
          <w:p w14:paraId="45E0B662" w14:textId="77777777" w:rsidR="00383FA8" w:rsidRDefault="00B52B9B">
            <w:proofErr w:type="gramStart"/>
            <w:r>
              <w:t>String(</w:t>
            </w:r>
            <w:proofErr w:type="gramEnd"/>
            <w:r>
              <w:t>255)</w:t>
            </w:r>
          </w:p>
        </w:tc>
        <w:tc>
          <w:tcPr>
            <w:tcW w:w="0" w:type="auto"/>
          </w:tcPr>
          <w:p w14:paraId="58C1A125" w14:textId="77777777" w:rsidR="00383FA8" w:rsidRDefault="00B52B9B">
            <w:r>
              <w:t>Official name of the institution</w:t>
            </w:r>
          </w:p>
        </w:tc>
        <w:tc>
          <w:tcPr>
            <w:tcW w:w="0" w:type="auto"/>
          </w:tcPr>
          <w:p w14:paraId="174FF697" w14:textId="77777777" w:rsidR="00383FA8" w:rsidRDefault="00B52B9B">
            <w:r>
              <w:t>Required; Unique; Trim</w:t>
            </w:r>
          </w:p>
        </w:tc>
      </w:tr>
      <w:tr w:rsidR="00383FA8" w14:paraId="14DA0B36" w14:textId="77777777">
        <w:tc>
          <w:tcPr>
            <w:tcW w:w="0" w:type="auto"/>
          </w:tcPr>
          <w:p w14:paraId="15DE77C7" w14:textId="77777777" w:rsidR="00383FA8" w:rsidRDefault="00B52B9B">
            <w:proofErr w:type="spellStart"/>
            <w:r>
              <w:t>registrationNumber</w:t>
            </w:r>
            <w:proofErr w:type="spellEnd"/>
          </w:p>
        </w:tc>
        <w:tc>
          <w:tcPr>
            <w:tcW w:w="0" w:type="auto"/>
          </w:tcPr>
          <w:p w14:paraId="12A5CDF6" w14:textId="77777777" w:rsidR="00383FA8" w:rsidRDefault="00B52B9B">
            <w:proofErr w:type="gramStart"/>
            <w:r>
              <w:t>String(</w:t>
            </w:r>
            <w:proofErr w:type="gramEnd"/>
            <w:r>
              <w:t>100)</w:t>
            </w:r>
          </w:p>
        </w:tc>
        <w:tc>
          <w:tcPr>
            <w:tcW w:w="0" w:type="auto"/>
          </w:tcPr>
          <w:p w14:paraId="7DDB0079" w14:textId="77777777" w:rsidR="00383FA8" w:rsidRDefault="00B52B9B">
            <w:r>
              <w:t>Government/institution registration ID</w:t>
            </w:r>
          </w:p>
        </w:tc>
        <w:tc>
          <w:tcPr>
            <w:tcW w:w="0" w:type="auto"/>
          </w:tcPr>
          <w:p w14:paraId="55AE254E" w14:textId="77777777" w:rsidR="00383FA8" w:rsidRDefault="00B52B9B">
            <w:r>
              <w:t>Required; Unique; Trim</w:t>
            </w:r>
          </w:p>
        </w:tc>
      </w:tr>
      <w:tr w:rsidR="00383FA8" w14:paraId="6AB077B7" w14:textId="77777777">
        <w:tc>
          <w:tcPr>
            <w:tcW w:w="0" w:type="auto"/>
          </w:tcPr>
          <w:p w14:paraId="0BECE359" w14:textId="77777777" w:rsidR="00383FA8" w:rsidRDefault="00B52B9B">
            <w:proofErr w:type="spellStart"/>
            <w:r>
              <w:t>institutionType</w:t>
            </w:r>
            <w:proofErr w:type="spellEnd"/>
          </w:p>
        </w:tc>
        <w:tc>
          <w:tcPr>
            <w:tcW w:w="0" w:type="auto"/>
          </w:tcPr>
          <w:p w14:paraId="19DA80CF" w14:textId="77777777" w:rsidR="00383FA8" w:rsidRDefault="00B52B9B">
            <w:proofErr w:type="spellStart"/>
            <w:r>
              <w:t>Enum</w:t>
            </w:r>
            <w:proofErr w:type="spellEnd"/>
          </w:p>
        </w:tc>
        <w:tc>
          <w:tcPr>
            <w:tcW w:w="0" w:type="auto"/>
          </w:tcPr>
          <w:p w14:paraId="6E8C56DE" w14:textId="77777777" w:rsidR="00383FA8" w:rsidRDefault="00B52B9B">
            <w:r>
              <w:t>University | Polytechnic | TVET | High School | Other</w:t>
            </w:r>
          </w:p>
        </w:tc>
        <w:tc>
          <w:tcPr>
            <w:tcW w:w="0" w:type="auto"/>
          </w:tcPr>
          <w:p w14:paraId="18ED8267" w14:textId="77777777" w:rsidR="00383FA8" w:rsidRDefault="00B52B9B">
            <w:r>
              <w:t>Required</w:t>
            </w:r>
          </w:p>
        </w:tc>
      </w:tr>
      <w:tr w:rsidR="00383FA8" w14:paraId="2E81B184" w14:textId="77777777">
        <w:tc>
          <w:tcPr>
            <w:tcW w:w="0" w:type="auto"/>
          </w:tcPr>
          <w:p w14:paraId="0EEDA091" w14:textId="77777777" w:rsidR="00383FA8" w:rsidRDefault="00B52B9B">
            <w:proofErr w:type="spellStart"/>
            <w:r>
              <w:t>accreditationStatus</w:t>
            </w:r>
            <w:proofErr w:type="spellEnd"/>
          </w:p>
        </w:tc>
        <w:tc>
          <w:tcPr>
            <w:tcW w:w="0" w:type="auto"/>
          </w:tcPr>
          <w:p w14:paraId="4D35A288" w14:textId="77777777" w:rsidR="00383FA8" w:rsidRDefault="00B52B9B">
            <w:proofErr w:type="spellStart"/>
            <w:r>
              <w:t>Enum</w:t>
            </w:r>
            <w:proofErr w:type="spellEnd"/>
          </w:p>
        </w:tc>
        <w:tc>
          <w:tcPr>
            <w:tcW w:w="0" w:type="auto"/>
          </w:tcPr>
          <w:p w14:paraId="1DA91CAA" w14:textId="77777777" w:rsidR="00383FA8" w:rsidRDefault="00B52B9B">
            <w:r>
              <w:t>Accreditation state</w:t>
            </w:r>
          </w:p>
        </w:tc>
        <w:tc>
          <w:tcPr>
            <w:tcW w:w="0" w:type="auto"/>
          </w:tcPr>
          <w:p w14:paraId="7BBD76C1" w14:textId="77777777" w:rsidR="00383FA8" w:rsidRDefault="00B52B9B">
            <w:r>
              <w:t>Default: Under Review</w:t>
            </w:r>
          </w:p>
        </w:tc>
      </w:tr>
      <w:tr w:rsidR="00383FA8" w14:paraId="33ED3BF6" w14:textId="77777777">
        <w:tc>
          <w:tcPr>
            <w:tcW w:w="0" w:type="auto"/>
          </w:tcPr>
          <w:p w14:paraId="4083E1E8" w14:textId="77777777" w:rsidR="00383FA8" w:rsidRDefault="00B52B9B">
            <w:r>
              <w:t>Description</w:t>
            </w:r>
          </w:p>
        </w:tc>
        <w:tc>
          <w:tcPr>
            <w:tcW w:w="0" w:type="auto"/>
          </w:tcPr>
          <w:p w14:paraId="1E7E49AA" w14:textId="77777777" w:rsidR="00383FA8" w:rsidRDefault="00B52B9B">
            <w:proofErr w:type="gramStart"/>
            <w:r>
              <w:t>String(</w:t>
            </w:r>
            <w:proofErr w:type="gramEnd"/>
            <w:r>
              <w:t>2000)</w:t>
            </w:r>
          </w:p>
        </w:tc>
        <w:tc>
          <w:tcPr>
            <w:tcW w:w="0" w:type="auto"/>
          </w:tcPr>
          <w:p w14:paraId="6DDCC410" w14:textId="77777777" w:rsidR="00383FA8" w:rsidRDefault="00B52B9B">
            <w:r>
              <w:t>School description/overview</w:t>
            </w:r>
          </w:p>
        </w:tc>
        <w:tc>
          <w:tcPr>
            <w:tcW w:w="0" w:type="auto"/>
          </w:tcPr>
          <w:p w14:paraId="495A9AB0" w14:textId="77777777" w:rsidR="00383FA8" w:rsidRDefault="00B52B9B">
            <w:r>
              <w:t>Nullable; Trim; Max 2000</w:t>
            </w:r>
          </w:p>
        </w:tc>
      </w:tr>
      <w:tr w:rsidR="00383FA8" w14:paraId="7A9E1406" w14:textId="77777777">
        <w:tc>
          <w:tcPr>
            <w:tcW w:w="0" w:type="auto"/>
          </w:tcPr>
          <w:p w14:paraId="2F222708" w14:textId="77777777" w:rsidR="00383FA8" w:rsidRDefault="00B52B9B">
            <w:r>
              <w:t>Website</w:t>
            </w:r>
          </w:p>
        </w:tc>
        <w:tc>
          <w:tcPr>
            <w:tcW w:w="0" w:type="auto"/>
          </w:tcPr>
          <w:p w14:paraId="4C402F81" w14:textId="77777777" w:rsidR="00383FA8" w:rsidRDefault="00B52B9B">
            <w:proofErr w:type="gramStart"/>
            <w:r>
              <w:t>String(</w:t>
            </w:r>
            <w:proofErr w:type="gramEnd"/>
            <w:r>
              <w:t>255)</w:t>
            </w:r>
          </w:p>
        </w:tc>
        <w:tc>
          <w:tcPr>
            <w:tcW w:w="0" w:type="auto"/>
          </w:tcPr>
          <w:p w14:paraId="556B3A49" w14:textId="77777777" w:rsidR="00383FA8" w:rsidRDefault="00B52B9B">
            <w:r>
              <w:t>Official website URL</w:t>
            </w:r>
          </w:p>
        </w:tc>
        <w:tc>
          <w:tcPr>
            <w:tcW w:w="0" w:type="auto"/>
          </w:tcPr>
          <w:p w14:paraId="0DA7D4DE" w14:textId="77777777" w:rsidR="00383FA8" w:rsidRDefault="00B52B9B">
            <w:r>
              <w:t>Nullable; Trim</w:t>
            </w:r>
          </w:p>
        </w:tc>
      </w:tr>
      <w:tr w:rsidR="00383FA8" w14:paraId="1F3F8DFD" w14:textId="77777777">
        <w:tc>
          <w:tcPr>
            <w:tcW w:w="0" w:type="auto"/>
          </w:tcPr>
          <w:p w14:paraId="1D73200B" w14:textId="77777777" w:rsidR="00383FA8" w:rsidRDefault="00B52B9B">
            <w:proofErr w:type="spellStart"/>
            <w:r>
              <w:t>logoUrl</w:t>
            </w:r>
            <w:proofErr w:type="spellEnd"/>
          </w:p>
        </w:tc>
        <w:tc>
          <w:tcPr>
            <w:tcW w:w="0" w:type="auto"/>
          </w:tcPr>
          <w:p w14:paraId="64A11532" w14:textId="77777777" w:rsidR="00383FA8" w:rsidRDefault="00B52B9B">
            <w:proofErr w:type="gramStart"/>
            <w:r>
              <w:t>String(</w:t>
            </w:r>
            <w:proofErr w:type="gramEnd"/>
            <w:r>
              <w:t>255)</w:t>
            </w:r>
          </w:p>
        </w:tc>
        <w:tc>
          <w:tcPr>
            <w:tcW w:w="0" w:type="auto"/>
          </w:tcPr>
          <w:p w14:paraId="12B6F8C8" w14:textId="77777777" w:rsidR="00383FA8" w:rsidRDefault="00B52B9B">
            <w:r>
              <w:t>Logo image URL</w:t>
            </w:r>
          </w:p>
        </w:tc>
        <w:tc>
          <w:tcPr>
            <w:tcW w:w="0" w:type="auto"/>
          </w:tcPr>
          <w:p w14:paraId="1072CD6D" w14:textId="77777777" w:rsidR="00383FA8" w:rsidRDefault="00B52B9B">
            <w:r>
              <w:t>Nullable; Trim</w:t>
            </w:r>
          </w:p>
        </w:tc>
      </w:tr>
      <w:tr w:rsidR="00383FA8" w14:paraId="221AE2B9" w14:textId="77777777">
        <w:tc>
          <w:tcPr>
            <w:tcW w:w="0" w:type="auto"/>
          </w:tcPr>
          <w:p w14:paraId="6436F002" w14:textId="77777777" w:rsidR="00383FA8" w:rsidRDefault="00B52B9B">
            <w:proofErr w:type="spellStart"/>
            <w:proofErr w:type="gramStart"/>
            <w:r>
              <w:t>contact.primaryContactName</w:t>
            </w:r>
            <w:proofErr w:type="spellEnd"/>
            <w:proofErr w:type="gramEnd"/>
          </w:p>
        </w:tc>
        <w:tc>
          <w:tcPr>
            <w:tcW w:w="0" w:type="auto"/>
          </w:tcPr>
          <w:p w14:paraId="2AA27969" w14:textId="77777777" w:rsidR="00383FA8" w:rsidRDefault="00B52B9B">
            <w:proofErr w:type="gramStart"/>
            <w:r>
              <w:t>String(</w:t>
            </w:r>
            <w:proofErr w:type="gramEnd"/>
            <w:r>
              <w:t>150)</w:t>
            </w:r>
          </w:p>
        </w:tc>
        <w:tc>
          <w:tcPr>
            <w:tcW w:w="0" w:type="auto"/>
          </w:tcPr>
          <w:p w14:paraId="36186E36" w14:textId="77777777" w:rsidR="00383FA8" w:rsidRDefault="00B52B9B">
            <w:r>
              <w:t>Main contact person</w:t>
            </w:r>
          </w:p>
        </w:tc>
        <w:tc>
          <w:tcPr>
            <w:tcW w:w="0" w:type="auto"/>
          </w:tcPr>
          <w:p w14:paraId="6248E8E1" w14:textId="77777777" w:rsidR="00383FA8" w:rsidRDefault="00B52B9B">
            <w:r>
              <w:t>Required; Trim</w:t>
            </w:r>
          </w:p>
        </w:tc>
      </w:tr>
      <w:tr w:rsidR="00383FA8" w14:paraId="0D9A5F80" w14:textId="77777777">
        <w:tc>
          <w:tcPr>
            <w:tcW w:w="0" w:type="auto"/>
          </w:tcPr>
          <w:p w14:paraId="7C7884A8" w14:textId="77777777" w:rsidR="00383FA8" w:rsidRDefault="00B52B9B">
            <w:proofErr w:type="spellStart"/>
            <w:proofErr w:type="gramStart"/>
            <w:r>
              <w:t>contact.email</w:t>
            </w:r>
            <w:proofErr w:type="spellEnd"/>
            <w:proofErr w:type="gramEnd"/>
          </w:p>
        </w:tc>
        <w:tc>
          <w:tcPr>
            <w:tcW w:w="0" w:type="auto"/>
          </w:tcPr>
          <w:p w14:paraId="36861CBD" w14:textId="77777777" w:rsidR="00383FA8" w:rsidRDefault="00B52B9B">
            <w:proofErr w:type="gramStart"/>
            <w:r>
              <w:t>String(</w:t>
            </w:r>
            <w:proofErr w:type="gramEnd"/>
            <w:r>
              <w:t>150)</w:t>
            </w:r>
          </w:p>
        </w:tc>
        <w:tc>
          <w:tcPr>
            <w:tcW w:w="0" w:type="auto"/>
          </w:tcPr>
          <w:p w14:paraId="5209544D" w14:textId="77777777" w:rsidR="00383FA8" w:rsidRDefault="00B52B9B">
            <w:r>
              <w:t>Primary contact email</w:t>
            </w:r>
          </w:p>
        </w:tc>
        <w:tc>
          <w:tcPr>
            <w:tcW w:w="0" w:type="auto"/>
          </w:tcPr>
          <w:p w14:paraId="4AF3FF6A" w14:textId="77777777" w:rsidR="00383FA8" w:rsidRDefault="00B52B9B">
            <w:r>
              <w:t>Required; Lowercase; Trim</w:t>
            </w:r>
          </w:p>
        </w:tc>
      </w:tr>
      <w:tr w:rsidR="00383FA8" w14:paraId="39DC8641" w14:textId="77777777">
        <w:tc>
          <w:tcPr>
            <w:tcW w:w="0" w:type="auto"/>
          </w:tcPr>
          <w:p w14:paraId="764E6ABE" w14:textId="77777777" w:rsidR="00383FA8" w:rsidRDefault="00B52B9B">
            <w:proofErr w:type="spellStart"/>
            <w:proofErr w:type="gramStart"/>
            <w:r>
              <w:t>contact.phoneNumber</w:t>
            </w:r>
            <w:proofErr w:type="spellEnd"/>
            <w:proofErr w:type="gramEnd"/>
          </w:p>
        </w:tc>
        <w:tc>
          <w:tcPr>
            <w:tcW w:w="0" w:type="auto"/>
          </w:tcPr>
          <w:p w14:paraId="3961F289" w14:textId="77777777" w:rsidR="00383FA8" w:rsidRDefault="00B52B9B">
            <w:proofErr w:type="gramStart"/>
            <w:r>
              <w:t>String(</w:t>
            </w:r>
            <w:proofErr w:type="gramEnd"/>
            <w:r>
              <w:t>50)</w:t>
            </w:r>
          </w:p>
        </w:tc>
        <w:tc>
          <w:tcPr>
            <w:tcW w:w="0" w:type="auto"/>
          </w:tcPr>
          <w:p w14:paraId="7DA240D1" w14:textId="77777777" w:rsidR="00383FA8" w:rsidRDefault="00B52B9B">
            <w:r>
              <w:t>Primary contact phone</w:t>
            </w:r>
          </w:p>
        </w:tc>
        <w:tc>
          <w:tcPr>
            <w:tcW w:w="0" w:type="auto"/>
          </w:tcPr>
          <w:p w14:paraId="549D83F7" w14:textId="77777777" w:rsidR="00383FA8" w:rsidRDefault="00B52B9B">
            <w:r>
              <w:t>Required; Trim</w:t>
            </w:r>
          </w:p>
        </w:tc>
      </w:tr>
      <w:tr w:rsidR="00383FA8" w14:paraId="5F90DD17" w14:textId="77777777">
        <w:tc>
          <w:tcPr>
            <w:tcW w:w="0" w:type="auto"/>
          </w:tcPr>
          <w:p w14:paraId="5C173830" w14:textId="77777777" w:rsidR="00383FA8" w:rsidRDefault="00B52B9B">
            <w:proofErr w:type="spellStart"/>
            <w:proofErr w:type="gramStart"/>
            <w:r>
              <w:t>contact.alternativeEmail</w:t>
            </w:r>
            <w:proofErr w:type="spellEnd"/>
            <w:proofErr w:type="gramEnd"/>
          </w:p>
        </w:tc>
        <w:tc>
          <w:tcPr>
            <w:tcW w:w="0" w:type="auto"/>
          </w:tcPr>
          <w:p w14:paraId="01D37BB5" w14:textId="77777777" w:rsidR="00383FA8" w:rsidRDefault="00B52B9B">
            <w:proofErr w:type="gramStart"/>
            <w:r>
              <w:t>String(</w:t>
            </w:r>
            <w:proofErr w:type="gramEnd"/>
            <w:r>
              <w:t>150)</w:t>
            </w:r>
          </w:p>
        </w:tc>
        <w:tc>
          <w:tcPr>
            <w:tcW w:w="0" w:type="auto"/>
          </w:tcPr>
          <w:p w14:paraId="293D824E" w14:textId="77777777" w:rsidR="00383FA8" w:rsidRDefault="00B52B9B">
            <w:r>
              <w:t>Alternate email</w:t>
            </w:r>
          </w:p>
        </w:tc>
        <w:tc>
          <w:tcPr>
            <w:tcW w:w="0" w:type="auto"/>
          </w:tcPr>
          <w:p w14:paraId="37BCC2FB" w14:textId="77777777" w:rsidR="00383FA8" w:rsidRDefault="00B52B9B">
            <w:r>
              <w:t>Nullable; Lowercase; Trim</w:t>
            </w:r>
          </w:p>
        </w:tc>
      </w:tr>
      <w:tr w:rsidR="00383FA8" w14:paraId="655DFA85" w14:textId="77777777">
        <w:tc>
          <w:tcPr>
            <w:tcW w:w="0" w:type="auto"/>
          </w:tcPr>
          <w:p w14:paraId="537EA740" w14:textId="77777777" w:rsidR="00383FA8" w:rsidRDefault="00B52B9B">
            <w:proofErr w:type="spellStart"/>
            <w:proofErr w:type="gramStart"/>
            <w:r>
              <w:t>contact.alternativePhone</w:t>
            </w:r>
            <w:proofErr w:type="spellEnd"/>
            <w:proofErr w:type="gramEnd"/>
          </w:p>
        </w:tc>
        <w:tc>
          <w:tcPr>
            <w:tcW w:w="0" w:type="auto"/>
          </w:tcPr>
          <w:p w14:paraId="3CE331AB" w14:textId="77777777" w:rsidR="00383FA8" w:rsidRDefault="00B52B9B">
            <w:proofErr w:type="gramStart"/>
            <w:r>
              <w:t>String(</w:t>
            </w:r>
            <w:proofErr w:type="gramEnd"/>
            <w:r>
              <w:t>50)</w:t>
            </w:r>
          </w:p>
        </w:tc>
        <w:tc>
          <w:tcPr>
            <w:tcW w:w="0" w:type="auto"/>
          </w:tcPr>
          <w:p w14:paraId="72F54AC7" w14:textId="77777777" w:rsidR="00383FA8" w:rsidRDefault="00B52B9B">
            <w:r>
              <w:t>Alternate phone</w:t>
            </w:r>
          </w:p>
        </w:tc>
        <w:tc>
          <w:tcPr>
            <w:tcW w:w="0" w:type="auto"/>
          </w:tcPr>
          <w:p w14:paraId="4742B671" w14:textId="77777777" w:rsidR="00383FA8" w:rsidRDefault="00B52B9B">
            <w:r>
              <w:t>Nullable; Trim</w:t>
            </w:r>
          </w:p>
        </w:tc>
      </w:tr>
      <w:tr w:rsidR="00383FA8" w14:paraId="167A9F93" w14:textId="77777777">
        <w:tc>
          <w:tcPr>
            <w:tcW w:w="0" w:type="auto"/>
          </w:tcPr>
          <w:p w14:paraId="6160A89D" w14:textId="77777777" w:rsidR="00383FA8" w:rsidRDefault="00B52B9B">
            <w:proofErr w:type="spellStart"/>
            <w:proofErr w:type="gramStart"/>
            <w:r>
              <w:t>address.province</w:t>
            </w:r>
            <w:proofErr w:type="spellEnd"/>
            <w:proofErr w:type="gramEnd"/>
          </w:p>
        </w:tc>
        <w:tc>
          <w:tcPr>
            <w:tcW w:w="0" w:type="auto"/>
          </w:tcPr>
          <w:p w14:paraId="5431893E" w14:textId="77777777" w:rsidR="00383FA8" w:rsidRDefault="00B52B9B">
            <w:proofErr w:type="gramStart"/>
            <w:r>
              <w:t>String(</w:t>
            </w:r>
            <w:proofErr w:type="gramEnd"/>
            <w:r>
              <w:t>100)</w:t>
            </w:r>
          </w:p>
        </w:tc>
        <w:tc>
          <w:tcPr>
            <w:tcW w:w="0" w:type="auto"/>
          </w:tcPr>
          <w:p w14:paraId="0B6AF32E" w14:textId="77777777" w:rsidR="00383FA8" w:rsidRDefault="00B52B9B">
            <w:r>
              <w:t>Province</w:t>
            </w:r>
          </w:p>
        </w:tc>
        <w:tc>
          <w:tcPr>
            <w:tcW w:w="0" w:type="auto"/>
          </w:tcPr>
          <w:p w14:paraId="20FFF584" w14:textId="77777777" w:rsidR="00383FA8" w:rsidRDefault="00B52B9B">
            <w:r>
              <w:t>Required; Trim</w:t>
            </w:r>
          </w:p>
        </w:tc>
      </w:tr>
      <w:tr w:rsidR="00383FA8" w14:paraId="20CE359E" w14:textId="77777777">
        <w:tc>
          <w:tcPr>
            <w:tcW w:w="0" w:type="auto"/>
          </w:tcPr>
          <w:p w14:paraId="79487CFA" w14:textId="77777777" w:rsidR="00383FA8" w:rsidRDefault="00B52B9B">
            <w:proofErr w:type="spellStart"/>
            <w:proofErr w:type="gramStart"/>
            <w:r>
              <w:t>address.district</w:t>
            </w:r>
            <w:proofErr w:type="spellEnd"/>
            <w:proofErr w:type="gramEnd"/>
          </w:p>
        </w:tc>
        <w:tc>
          <w:tcPr>
            <w:tcW w:w="0" w:type="auto"/>
          </w:tcPr>
          <w:p w14:paraId="6CEF73F6" w14:textId="77777777" w:rsidR="00383FA8" w:rsidRDefault="00B52B9B">
            <w:proofErr w:type="gramStart"/>
            <w:r>
              <w:t>String(</w:t>
            </w:r>
            <w:proofErr w:type="gramEnd"/>
            <w:r>
              <w:t>100)</w:t>
            </w:r>
          </w:p>
        </w:tc>
        <w:tc>
          <w:tcPr>
            <w:tcW w:w="0" w:type="auto"/>
          </w:tcPr>
          <w:p w14:paraId="394088FF" w14:textId="77777777" w:rsidR="00383FA8" w:rsidRDefault="00B52B9B">
            <w:r>
              <w:t>District</w:t>
            </w:r>
          </w:p>
        </w:tc>
        <w:tc>
          <w:tcPr>
            <w:tcW w:w="0" w:type="auto"/>
          </w:tcPr>
          <w:p w14:paraId="7BD47660" w14:textId="77777777" w:rsidR="00383FA8" w:rsidRDefault="00B52B9B">
            <w:r>
              <w:t>Required; Trim</w:t>
            </w:r>
          </w:p>
        </w:tc>
      </w:tr>
      <w:tr w:rsidR="00383FA8" w14:paraId="4BD49693" w14:textId="77777777">
        <w:tc>
          <w:tcPr>
            <w:tcW w:w="0" w:type="auto"/>
          </w:tcPr>
          <w:p w14:paraId="21EBA1E0" w14:textId="77777777" w:rsidR="00383FA8" w:rsidRDefault="00B52B9B">
            <w:proofErr w:type="spellStart"/>
            <w:proofErr w:type="gramStart"/>
            <w:r>
              <w:t>address.sector</w:t>
            </w:r>
            <w:proofErr w:type="spellEnd"/>
            <w:proofErr w:type="gramEnd"/>
          </w:p>
        </w:tc>
        <w:tc>
          <w:tcPr>
            <w:tcW w:w="0" w:type="auto"/>
          </w:tcPr>
          <w:p w14:paraId="67ADE00B" w14:textId="77777777" w:rsidR="00383FA8" w:rsidRDefault="00B52B9B">
            <w:proofErr w:type="gramStart"/>
            <w:r>
              <w:t>String(</w:t>
            </w:r>
            <w:proofErr w:type="gramEnd"/>
            <w:r>
              <w:t>100)</w:t>
            </w:r>
          </w:p>
        </w:tc>
        <w:tc>
          <w:tcPr>
            <w:tcW w:w="0" w:type="auto"/>
          </w:tcPr>
          <w:p w14:paraId="147905C0" w14:textId="77777777" w:rsidR="00383FA8" w:rsidRDefault="00B52B9B">
            <w:r>
              <w:t>Sector</w:t>
            </w:r>
          </w:p>
        </w:tc>
        <w:tc>
          <w:tcPr>
            <w:tcW w:w="0" w:type="auto"/>
          </w:tcPr>
          <w:p w14:paraId="01DE64FB" w14:textId="77777777" w:rsidR="00383FA8" w:rsidRDefault="00B52B9B">
            <w:r>
              <w:t>Nullable; Trim</w:t>
            </w:r>
          </w:p>
        </w:tc>
      </w:tr>
      <w:tr w:rsidR="00383FA8" w14:paraId="576D8D4D" w14:textId="77777777">
        <w:tc>
          <w:tcPr>
            <w:tcW w:w="0" w:type="auto"/>
          </w:tcPr>
          <w:p w14:paraId="35A15162" w14:textId="77777777" w:rsidR="00383FA8" w:rsidRDefault="00B52B9B">
            <w:proofErr w:type="spellStart"/>
            <w:proofErr w:type="gramStart"/>
            <w:r>
              <w:t>address.physicalAddress</w:t>
            </w:r>
            <w:proofErr w:type="spellEnd"/>
            <w:proofErr w:type="gramEnd"/>
          </w:p>
        </w:tc>
        <w:tc>
          <w:tcPr>
            <w:tcW w:w="0" w:type="auto"/>
          </w:tcPr>
          <w:p w14:paraId="08BBEE21" w14:textId="77777777" w:rsidR="00383FA8" w:rsidRDefault="00B52B9B">
            <w:proofErr w:type="gramStart"/>
            <w:r>
              <w:t>String(</w:t>
            </w:r>
            <w:proofErr w:type="gramEnd"/>
            <w:r>
              <w:t>255)</w:t>
            </w:r>
          </w:p>
        </w:tc>
        <w:tc>
          <w:tcPr>
            <w:tcW w:w="0" w:type="auto"/>
          </w:tcPr>
          <w:p w14:paraId="2CAB0D14" w14:textId="77777777" w:rsidR="00383FA8" w:rsidRDefault="00B52B9B">
            <w:r>
              <w:t>Street/physical address</w:t>
            </w:r>
          </w:p>
        </w:tc>
        <w:tc>
          <w:tcPr>
            <w:tcW w:w="0" w:type="auto"/>
          </w:tcPr>
          <w:p w14:paraId="39218EBC" w14:textId="77777777" w:rsidR="00383FA8" w:rsidRDefault="00B52B9B">
            <w:r>
              <w:t>Nullable; Trim</w:t>
            </w:r>
          </w:p>
        </w:tc>
      </w:tr>
      <w:tr w:rsidR="00383FA8" w14:paraId="50317602" w14:textId="77777777">
        <w:tc>
          <w:tcPr>
            <w:tcW w:w="0" w:type="auto"/>
          </w:tcPr>
          <w:p w14:paraId="20D295FF" w14:textId="77777777" w:rsidR="00383FA8" w:rsidRDefault="00B52B9B">
            <w:proofErr w:type="spellStart"/>
            <w:proofErr w:type="gramStart"/>
            <w:r>
              <w:t>address.postalCode</w:t>
            </w:r>
            <w:proofErr w:type="spellEnd"/>
            <w:proofErr w:type="gramEnd"/>
          </w:p>
        </w:tc>
        <w:tc>
          <w:tcPr>
            <w:tcW w:w="0" w:type="auto"/>
          </w:tcPr>
          <w:p w14:paraId="49D11501" w14:textId="77777777" w:rsidR="00383FA8" w:rsidRDefault="00B52B9B">
            <w:proofErr w:type="gramStart"/>
            <w:r>
              <w:t>String(</w:t>
            </w:r>
            <w:proofErr w:type="gramEnd"/>
            <w:r>
              <w:t>20)</w:t>
            </w:r>
          </w:p>
        </w:tc>
        <w:tc>
          <w:tcPr>
            <w:tcW w:w="0" w:type="auto"/>
          </w:tcPr>
          <w:p w14:paraId="751F9822" w14:textId="77777777" w:rsidR="00383FA8" w:rsidRDefault="00B52B9B">
            <w:r>
              <w:t>Postal code</w:t>
            </w:r>
          </w:p>
        </w:tc>
        <w:tc>
          <w:tcPr>
            <w:tcW w:w="0" w:type="auto"/>
          </w:tcPr>
          <w:p w14:paraId="581C4936" w14:textId="77777777" w:rsidR="00383FA8" w:rsidRDefault="00B52B9B">
            <w:r>
              <w:t>Nullable; Trim</w:t>
            </w:r>
          </w:p>
        </w:tc>
      </w:tr>
    </w:tbl>
    <w:p w14:paraId="1488F8F4" w14:textId="77777777" w:rsidR="00383FA8" w:rsidRDefault="00383FA8"/>
    <w:p w14:paraId="65C37464"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165512AC"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b/>
          <w:bCs/>
        </w:rPr>
      </w:pPr>
    </w:p>
    <w:p w14:paraId="58BA0B01" w14:textId="77777777" w:rsidR="00383FA8" w:rsidRDefault="00383FA8">
      <w:pPr>
        <w:pStyle w:val="Caption"/>
      </w:pPr>
    </w:p>
    <w:p w14:paraId="7444F9E1" w14:textId="77777777" w:rsidR="00383FA8" w:rsidRDefault="00B52B9B">
      <w:pPr>
        <w:pStyle w:val="Caption"/>
        <w:rPr>
          <w:rFonts w:ascii="Times New Roman" w:eastAsia="SimSun" w:hAnsi="Times New Roman" w:cs="Times New Roman"/>
          <w:color w:val="0070C0"/>
        </w:rPr>
      </w:pPr>
      <w:bookmarkStart w:id="366" w:name="_Toc211417485"/>
      <w:r>
        <w:rPr>
          <w:rFonts w:ascii="Times New Roman" w:hAnsi="Times New Roman" w:cs="Times New Roman"/>
          <w:color w:val="0070C0"/>
        </w:rPr>
        <w:t xml:space="preserve">Table </w:t>
      </w:r>
      <w:r>
        <w:rPr>
          <w:rFonts w:ascii="Times New Roman" w:hAnsi="Times New Roman" w:cs="Times New Roman"/>
          <w:color w:val="0070C0"/>
        </w:rPr>
        <w:fldChar w:fldCharType="begin"/>
      </w:r>
      <w:r>
        <w:rPr>
          <w:rFonts w:ascii="Times New Roman" w:hAnsi="Times New Roman" w:cs="Times New Roman"/>
          <w:color w:val="0070C0"/>
        </w:rPr>
        <w:instrText xml:space="preserve"> SEQ Table \* ARABIC </w:instrText>
      </w:r>
      <w:r>
        <w:rPr>
          <w:rFonts w:ascii="Times New Roman" w:hAnsi="Times New Roman" w:cs="Times New Roman"/>
          <w:color w:val="0070C0"/>
        </w:rPr>
        <w:fldChar w:fldCharType="separate"/>
      </w:r>
      <w:r>
        <w:rPr>
          <w:rFonts w:ascii="Times New Roman" w:hAnsi="Times New Roman" w:cs="Times New Roman"/>
          <w:color w:val="0070C0"/>
        </w:rPr>
        <w:t>5</w:t>
      </w:r>
      <w:r>
        <w:rPr>
          <w:rFonts w:ascii="Times New Roman" w:hAnsi="Times New Roman" w:cs="Times New Roman"/>
          <w:color w:val="0070C0"/>
        </w:rPr>
        <w:fldChar w:fldCharType="end"/>
      </w:r>
      <w:r>
        <w:rPr>
          <w:rFonts w:ascii="Times New Roman" w:hAnsi="Times New Roman" w:cs="Times New Roman"/>
          <w:color w:val="0070C0"/>
        </w:rPr>
        <w:t xml:space="preserve"> : Internship Listings</w:t>
      </w:r>
      <w:bookmarkEnd w:id="3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383FA8" w14:paraId="44EE29FE" w14:textId="77777777">
        <w:tc>
          <w:tcPr>
            <w:tcW w:w="1250" w:type="pct"/>
            <w:tcBorders>
              <w:top w:val="single" w:sz="4" w:space="0" w:color="auto"/>
              <w:left w:val="single" w:sz="4" w:space="0" w:color="auto"/>
              <w:bottom w:val="single" w:sz="4" w:space="0" w:color="auto"/>
              <w:right w:val="single" w:sz="4" w:space="0" w:color="auto"/>
            </w:tcBorders>
          </w:tcPr>
          <w:p w14:paraId="153328BF" w14:textId="77777777" w:rsidR="00383FA8" w:rsidRDefault="00B52B9B">
            <w:pPr>
              <w:rPr>
                <w:rFonts w:ascii="Times New Roman" w:eastAsia="Times New Roman" w:hAnsi="Times New Roman" w:cs="Times New Roman"/>
                <w:sz w:val="20"/>
                <w:szCs w:val="20"/>
              </w:rPr>
            </w:pPr>
            <w:r>
              <w:t>Attribute</w:t>
            </w:r>
          </w:p>
        </w:tc>
        <w:tc>
          <w:tcPr>
            <w:tcW w:w="1250" w:type="pct"/>
            <w:tcBorders>
              <w:top w:val="single" w:sz="4" w:space="0" w:color="auto"/>
              <w:left w:val="single" w:sz="4" w:space="0" w:color="auto"/>
              <w:bottom w:val="single" w:sz="4" w:space="0" w:color="auto"/>
              <w:right w:val="single" w:sz="4" w:space="0" w:color="auto"/>
            </w:tcBorders>
          </w:tcPr>
          <w:p w14:paraId="66AEF28A" w14:textId="77777777" w:rsidR="00383FA8" w:rsidRDefault="00B52B9B">
            <w:r>
              <w:t>Data Type</w:t>
            </w:r>
          </w:p>
        </w:tc>
        <w:tc>
          <w:tcPr>
            <w:tcW w:w="1250" w:type="pct"/>
            <w:tcBorders>
              <w:top w:val="single" w:sz="4" w:space="0" w:color="auto"/>
              <w:left w:val="single" w:sz="4" w:space="0" w:color="auto"/>
              <w:bottom w:val="single" w:sz="4" w:space="0" w:color="auto"/>
              <w:right w:val="single" w:sz="4" w:space="0" w:color="auto"/>
            </w:tcBorders>
          </w:tcPr>
          <w:p w14:paraId="609B7917" w14:textId="77777777" w:rsidR="00383FA8" w:rsidRDefault="00B52B9B">
            <w:r>
              <w:t>Description</w:t>
            </w:r>
          </w:p>
        </w:tc>
        <w:tc>
          <w:tcPr>
            <w:tcW w:w="1250" w:type="pct"/>
            <w:tcBorders>
              <w:top w:val="single" w:sz="4" w:space="0" w:color="auto"/>
              <w:left w:val="single" w:sz="4" w:space="0" w:color="auto"/>
              <w:bottom w:val="single" w:sz="4" w:space="0" w:color="auto"/>
              <w:right w:val="single" w:sz="4" w:space="0" w:color="auto"/>
            </w:tcBorders>
          </w:tcPr>
          <w:p w14:paraId="478142D8" w14:textId="77777777" w:rsidR="00383FA8" w:rsidRDefault="00B52B9B">
            <w:r>
              <w:t>Constraint</w:t>
            </w:r>
          </w:p>
        </w:tc>
      </w:tr>
      <w:tr w:rsidR="00383FA8" w14:paraId="53BA5D4F" w14:textId="77777777">
        <w:tc>
          <w:tcPr>
            <w:tcW w:w="1250" w:type="pct"/>
            <w:tcBorders>
              <w:top w:val="single" w:sz="4" w:space="0" w:color="auto"/>
              <w:left w:val="single" w:sz="4" w:space="0" w:color="auto"/>
              <w:bottom w:val="single" w:sz="4" w:space="0" w:color="auto"/>
              <w:right w:val="single" w:sz="4" w:space="0" w:color="auto"/>
            </w:tcBorders>
          </w:tcPr>
          <w:p w14:paraId="7FCDC0B9" w14:textId="77777777" w:rsidR="00383FA8" w:rsidRDefault="00B52B9B">
            <w:proofErr w:type="spellStart"/>
            <w:r>
              <w:t>internship_id</w:t>
            </w:r>
            <w:proofErr w:type="spellEnd"/>
          </w:p>
        </w:tc>
        <w:tc>
          <w:tcPr>
            <w:tcW w:w="1250" w:type="pct"/>
            <w:tcBorders>
              <w:top w:val="single" w:sz="4" w:space="0" w:color="auto"/>
              <w:left w:val="single" w:sz="4" w:space="0" w:color="auto"/>
              <w:bottom w:val="single" w:sz="4" w:space="0" w:color="auto"/>
              <w:right w:val="single" w:sz="4" w:space="0" w:color="auto"/>
            </w:tcBorders>
          </w:tcPr>
          <w:p w14:paraId="1367760A" w14:textId="77777777" w:rsidR="00383FA8" w:rsidRDefault="00B52B9B">
            <w:r>
              <w:t>UUID/Integer</w:t>
            </w:r>
          </w:p>
        </w:tc>
        <w:tc>
          <w:tcPr>
            <w:tcW w:w="1250" w:type="pct"/>
            <w:tcBorders>
              <w:top w:val="single" w:sz="4" w:space="0" w:color="auto"/>
              <w:left w:val="single" w:sz="4" w:space="0" w:color="auto"/>
              <w:bottom w:val="single" w:sz="4" w:space="0" w:color="auto"/>
              <w:right w:val="single" w:sz="4" w:space="0" w:color="auto"/>
            </w:tcBorders>
          </w:tcPr>
          <w:p w14:paraId="032828CA" w14:textId="77777777" w:rsidR="00383FA8" w:rsidRDefault="00B52B9B">
            <w:r>
              <w:t>Unique identifier for each internship listing</w:t>
            </w:r>
          </w:p>
        </w:tc>
        <w:tc>
          <w:tcPr>
            <w:tcW w:w="1250" w:type="pct"/>
            <w:tcBorders>
              <w:top w:val="single" w:sz="4" w:space="0" w:color="auto"/>
              <w:left w:val="single" w:sz="4" w:space="0" w:color="auto"/>
              <w:bottom w:val="single" w:sz="4" w:space="0" w:color="auto"/>
              <w:right w:val="single" w:sz="4" w:space="0" w:color="auto"/>
            </w:tcBorders>
          </w:tcPr>
          <w:p w14:paraId="36B187FA" w14:textId="77777777" w:rsidR="00383FA8" w:rsidRDefault="00B52B9B">
            <w:r>
              <w:t>Primary Key</w:t>
            </w:r>
          </w:p>
        </w:tc>
      </w:tr>
      <w:tr w:rsidR="00383FA8" w14:paraId="1DBCF2B0" w14:textId="77777777">
        <w:tc>
          <w:tcPr>
            <w:tcW w:w="1250" w:type="pct"/>
            <w:tcBorders>
              <w:top w:val="single" w:sz="4" w:space="0" w:color="auto"/>
              <w:left w:val="single" w:sz="4" w:space="0" w:color="auto"/>
              <w:bottom w:val="single" w:sz="4" w:space="0" w:color="auto"/>
              <w:right w:val="single" w:sz="4" w:space="0" w:color="auto"/>
            </w:tcBorders>
          </w:tcPr>
          <w:p w14:paraId="2F9A883A" w14:textId="77777777" w:rsidR="00383FA8" w:rsidRDefault="00B52B9B">
            <w:proofErr w:type="spellStart"/>
            <w:r>
              <w:t>company_id</w:t>
            </w:r>
            <w:proofErr w:type="spellEnd"/>
          </w:p>
        </w:tc>
        <w:tc>
          <w:tcPr>
            <w:tcW w:w="1250" w:type="pct"/>
            <w:tcBorders>
              <w:top w:val="single" w:sz="4" w:space="0" w:color="auto"/>
              <w:left w:val="single" w:sz="4" w:space="0" w:color="auto"/>
              <w:bottom w:val="single" w:sz="4" w:space="0" w:color="auto"/>
              <w:right w:val="single" w:sz="4" w:space="0" w:color="auto"/>
            </w:tcBorders>
          </w:tcPr>
          <w:p w14:paraId="5668DB75" w14:textId="77777777" w:rsidR="00383FA8" w:rsidRDefault="00B52B9B">
            <w:r>
              <w:t>UUID/Integer</w:t>
            </w:r>
          </w:p>
        </w:tc>
        <w:tc>
          <w:tcPr>
            <w:tcW w:w="1250" w:type="pct"/>
            <w:tcBorders>
              <w:top w:val="single" w:sz="4" w:space="0" w:color="auto"/>
              <w:left w:val="single" w:sz="4" w:space="0" w:color="auto"/>
              <w:bottom w:val="single" w:sz="4" w:space="0" w:color="auto"/>
              <w:right w:val="single" w:sz="4" w:space="0" w:color="auto"/>
            </w:tcBorders>
          </w:tcPr>
          <w:p w14:paraId="0FB7EECC" w14:textId="77777777" w:rsidR="00383FA8" w:rsidRDefault="00B52B9B">
            <w:r>
              <w:t>Identifier linking to the company</w:t>
            </w:r>
          </w:p>
        </w:tc>
        <w:tc>
          <w:tcPr>
            <w:tcW w:w="1250" w:type="pct"/>
            <w:tcBorders>
              <w:top w:val="single" w:sz="4" w:space="0" w:color="auto"/>
              <w:left w:val="single" w:sz="4" w:space="0" w:color="auto"/>
              <w:bottom w:val="single" w:sz="4" w:space="0" w:color="auto"/>
              <w:right w:val="single" w:sz="4" w:space="0" w:color="auto"/>
            </w:tcBorders>
          </w:tcPr>
          <w:p w14:paraId="1E50D30A" w14:textId="77777777" w:rsidR="00383FA8" w:rsidRDefault="00B52B9B">
            <w:r>
              <w:t xml:space="preserve">Foreign Key (to </w:t>
            </w:r>
            <w:proofErr w:type="spellStart"/>
            <w:proofErr w:type="gramStart"/>
            <w:r>
              <w:t>companies.company</w:t>
            </w:r>
            <w:proofErr w:type="gramEnd"/>
            <w:r>
              <w:t>_id</w:t>
            </w:r>
            <w:proofErr w:type="spellEnd"/>
            <w:r>
              <w:t>), Not Null</w:t>
            </w:r>
          </w:p>
        </w:tc>
      </w:tr>
      <w:tr w:rsidR="00383FA8" w14:paraId="21B29422" w14:textId="77777777">
        <w:tc>
          <w:tcPr>
            <w:tcW w:w="1250" w:type="pct"/>
            <w:tcBorders>
              <w:top w:val="single" w:sz="4" w:space="0" w:color="auto"/>
              <w:left w:val="single" w:sz="4" w:space="0" w:color="auto"/>
              <w:bottom w:val="single" w:sz="4" w:space="0" w:color="auto"/>
              <w:right w:val="single" w:sz="4" w:space="0" w:color="auto"/>
            </w:tcBorders>
          </w:tcPr>
          <w:p w14:paraId="74B70B6C" w14:textId="77777777" w:rsidR="00383FA8" w:rsidRDefault="00B52B9B">
            <w:r>
              <w:t>Title</w:t>
            </w:r>
          </w:p>
        </w:tc>
        <w:tc>
          <w:tcPr>
            <w:tcW w:w="1250" w:type="pct"/>
            <w:tcBorders>
              <w:top w:val="single" w:sz="4" w:space="0" w:color="auto"/>
              <w:left w:val="single" w:sz="4" w:space="0" w:color="auto"/>
              <w:bottom w:val="single" w:sz="4" w:space="0" w:color="auto"/>
              <w:right w:val="single" w:sz="4" w:space="0" w:color="auto"/>
            </w:tcBorders>
          </w:tcPr>
          <w:p w14:paraId="2D3E24FF" w14:textId="77777777" w:rsidR="00383FA8" w:rsidRDefault="00B52B9B">
            <w:proofErr w:type="gramStart"/>
            <w:r>
              <w:t>String(</w:t>
            </w:r>
            <w:proofErr w:type="gramEnd"/>
            <w:r>
              <w:t>255)</w:t>
            </w:r>
          </w:p>
        </w:tc>
        <w:tc>
          <w:tcPr>
            <w:tcW w:w="1250" w:type="pct"/>
            <w:tcBorders>
              <w:top w:val="single" w:sz="4" w:space="0" w:color="auto"/>
              <w:left w:val="single" w:sz="4" w:space="0" w:color="auto"/>
              <w:bottom w:val="single" w:sz="4" w:space="0" w:color="auto"/>
              <w:right w:val="single" w:sz="4" w:space="0" w:color="auto"/>
            </w:tcBorders>
          </w:tcPr>
          <w:p w14:paraId="441E20BB" w14:textId="77777777" w:rsidR="00383FA8" w:rsidRDefault="00B52B9B">
            <w:r>
              <w:t>Title of the internship</w:t>
            </w:r>
          </w:p>
        </w:tc>
        <w:tc>
          <w:tcPr>
            <w:tcW w:w="1250" w:type="pct"/>
            <w:tcBorders>
              <w:top w:val="single" w:sz="4" w:space="0" w:color="auto"/>
              <w:left w:val="single" w:sz="4" w:space="0" w:color="auto"/>
              <w:bottom w:val="single" w:sz="4" w:space="0" w:color="auto"/>
              <w:right w:val="single" w:sz="4" w:space="0" w:color="auto"/>
            </w:tcBorders>
          </w:tcPr>
          <w:p w14:paraId="52DA7475" w14:textId="77777777" w:rsidR="00383FA8" w:rsidRDefault="00B52B9B">
            <w:r>
              <w:t>Not Null</w:t>
            </w:r>
          </w:p>
        </w:tc>
      </w:tr>
      <w:tr w:rsidR="00383FA8" w14:paraId="5B9B0B42" w14:textId="77777777">
        <w:tc>
          <w:tcPr>
            <w:tcW w:w="1250" w:type="pct"/>
            <w:tcBorders>
              <w:top w:val="single" w:sz="4" w:space="0" w:color="auto"/>
              <w:left w:val="single" w:sz="4" w:space="0" w:color="auto"/>
              <w:bottom w:val="single" w:sz="4" w:space="0" w:color="auto"/>
              <w:right w:val="single" w:sz="4" w:space="0" w:color="auto"/>
            </w:tcBorders>
          </w:tcPr>
          <w:p w14:paraId="5AE997D8" w14:textId="77777777" w:rsidR="00383FA8" w:rsidRDefault="00B52B9B">
            <w:r>
              <w:t>Description</w:t>
            </w:r>
          </w:p>
        </w:tc>
        <w:tc>
          <w:tcPr>
            <w:tcW w:w="1250" w:type="pct"/>
            <w:tcBorders>
              <w:top w:val="single" w:sz="4" w:space="0" w:color="auto"/>
              <w:left w:val="single" w:sz="4" w:space="0" w:color="auto"/>
              <w:bottom w:val="single" w:sz="4" w:space="0" w:color="auto"/>
              <w:right w:val="single" w:sz="4" w:space="0" w:color="auto"/>
            </w:tcBorders>
          </w:tcPr>
          <w:p w14:paraId="4E731BD9" w14:textId="77777777" w:rsidR="00383FA8" w:rsidRDefault="00B52B9B">
            <w:r>
              <w:t>Text</w:t>
            </w:r>
          </w:p>
        </w:tc>
        <w:tc>
          <w:tcPr>
            <w:tcW w:w="1250" w:type="pct"/>
            <w:tcBorders>
              <w:top w:val="single" w:sz="4" w:space="0" w:color="auto"/>
              <w:left w:val="single" w:sz="4" w:space="0" w:color="auto"/>
              <w:bottom w:val="single" w:sz="4" w:space="0" w:color="auto"/>
              <w:right w:val="single" w:sz="4" w:space="0" w:color="auto"/>
            </w:tcBorders>
          </w:tcPr>
          <w:p w14:paraId="310040A1" w14:textId="77777777" w:rsidR="00383FA8" w:rsidRDefault="00B52B9B">
            <w:r>
              <w:t>Detailed description of the internship</w:t>
            </w:r>
          </w:p>
        </w:tc>
        <w:tc>
          <w:tcPr>
            <w:tcW w:w="1250" w:type="pct"/>
            <w:tcBorders>
              <w:top w:val="single" w:sz="4" w:space="0" w:color="auto"/>
              <w:left w:val="single" w:sz="4" w:space="0" w:color="auto"/>
              <w:bottom w:val="single" w:sz="4" w:space="0" w:color="auto"/>
              <w:right w:val="single" w:sz="4" w:space="0" w:color="auto"/>
            </w:tcBorders>
          </w:tcPr>
          <w:p w14:paraId="71BC306F" w14:textId="77777777" w:rsidR="00383FA8" w:rsidRDefault="00B52B9B">
            <w:r>
              <w:t>Not Null</w:t>
            </w:r>
          </w:p>
        </w:tc>
      </w:tr>
      <w:tr w:rsidR="00383FA8" w14:paraId="0ACE74BF" w14:textId="77777777">
        <w:tc>
          <w:tcPr>
            <w:tcW w:w="1250" w:type="pct"/>
            <w:tcBorders>
              <w:top w:val="single" w:sz="4" w:space="0" w:color="auto"/>
              <w:left w:val="single" w:sz="4" w:space="0" w:color="auto"/>
              <w:bottom w:val="single" w:sz="4" w:space="0" w:color="auto"/>
              <w:right w:val="single" w:sz="4" w:space="0" w:color="auto"/>
            </w:tcBorders>
          </w:tcPr>
          <w:p w14:paraId="660BC368" w14:textId="77777777" w:rsidR="00383FA8" w:rsidRDefault="00B52B9B">
            <w:r>
              <w:t>Requirements</w:t>
            </w:r>
          </w:p>
        </w:tc>
        <w:tc>
          <w:tcPr>
            <w:tcW w:w="1250" w:type="pct"/>
            <w:tcBorders>
              <w:top w:val="single" w:sz="4" w:space="0" w:color="auto"/>
              <w:left w:val="single" w:sz="4" w:space="0" w:color="auto"/>
              <w:bottom w:val="single" w:sz="4" w:space="0" w:color="auto"/>
              <w:right w:val="single" w:sz="4" w:space="0" w:color="auto"/>
            </w:tcBorders>
          </w:tcPr>
          <w:p w14:paraId="6C546437" w14:textId="77777777" w:rsidR="00383FA8" w:rsidRDefault="00B52B9B">
            <w:r>
              <w:t>Text</w:t>
            </w:r>
          </w:p>
        </w:tc>
        <w:tc>
          <w:tcPr>
            <w:tcW w:w="1250" w:type="pct"/>
            <w:tcBorders>
              <w:top w:val="single" w:sz="4" w:space="0" w:color="auto"/>
              <w:left w:val="single" w:sz="4" w:space="0" w:color="auto"/>
              <w:bottom w:val="single" w:sz="4" w:space="0" w:color="auto"/>
              <w:right w:val="single" w:sz="4" w:space="0" w:color="auto"/>
            </w:tcBorders>
          </w:tcPr>
          <w:p w14:paraId="7C958059" w14:textId="77777777" w:rsidR="00383FA8" w:rsidRDefault="00B52B9B">
            <w:r>
              <w:t>Required skills and qualifications</w:t>
            </w:r>
          </w:p>
        </w:tc>
        <w:tc>
          <w:tcPr>
            <w:tcW w:w="1250" w:type="pct"/>
            <w:tcBorders>
              <w:top w:val="single" w:sz="4" w:space="0" w:color="auto"/>
              <w:left w:val="single" w:sz="4" w:space="0" w:color="auto"/>
              <w:bottom w:val="single" w:sz="4" w:space="0" w:color="auto"/>
              <w:right w:val="single" w:sz="4" w:space="0" w:color="auto"/>
            </w:tcBorders>
          </w:tcPr>
          <w:p w14:paraId="0E69C59B" w14:textId="77777777" w:rsidR="00383FA8" w:rsidRDefault="00B52B9B">
            <w:r>
              <w:t>Nullable</w:t>
            </w:r>
          </w:p>
        </w:tc>
      </w:tr>
      <w:tr w:rsidR="00383FA8" w14:paraId="53B9EB9F" w14:textId="77777777">
        <w:tc>
          <w:tcPr>
            <w:tcW w:w="1250" w:type="pct"/>
            <w:tcBorders>
              <w:top w:val="single" w:sz="4" w:space="0" w:color="auto"/>
              <w:left w:val="single" w:sz="4" w:space="0" w:color="auto"/>
              <w:bottom w:val="single" w:sz="4" w:space="0" w:color="auto"/>
              <w:right w:val="single" w:sz="4" w:space="0" w:color="auto"/>
            </w:tcBorders>
          </w:tcPr>
          <w:p w14:paraId="2D618806" w14:textId="77777777" w:rsidR="00383FA8" w:rsidRDefault="00B52B9B">
            <w:r>
              <w:t>Location</w:t>
            </w:r>
          </w:p>
        </w:tc>
        <w:tc>
          <w:tcPr>
            <w:tcW w:w="1250" w:type="pct"/>
            <w:tcBorders>
              <w:top w:val="single" w:sz="4" w:space="0" w:color="auto"/>
              <w:left w:val="single" w:sz="4" w:space="0" w:color="auto"/>
              <w:bottom w:val="single" w:sz="4" w:space="0" w:color="auto"/>
              <w:right w:val="single" w:sz="4" w:space="0" w:color="auto"/>
            </w:tcBorders>
          </w:tcPr>
          <w:p w14:paraId="11AC1058" w14:textId="77777777" w:rsidR="00383FA8" w:rsidRDefault="00B52B9B">
            <w:proofErr w:type="gramStart"/>
            <w:r>
              <w:t>String(</w:t>
            </w:r>
            <w:proofErr w:type="gramEnd"/>
            <w:r>
              <w:t>255)</w:t>
            </w:r>
          </w:p>
        </w:tc>
        <w:tc>
          <w:tcPr>
            <w:tcW w:w="1250" w:type="pct"/>
            <w:tcBorders>
              <w:top w:val="single" w:sz="4" w:space="0" w:color="auto"/>
              <w:left w:val="single" w:sz="4" w:space="0" w:color="auto"/>
              <w:bottom w:val="single" w:sz="4" w:space="0" w:color="auto"/>
              <w:right w:val="single" w:sz="4" w:space="0" w:color="auto"/>
            </w:tcBorders>
          </w:tcPr>
          <w:p w14:paraId="10FBC25C" w14:textId="77777777" w:rsidR="00383FA8" w:rsidRDefault="00B52B9B">
            <w:r>
              <w:t>Internship location (e.g., 'Remote', 'Kigali')</w:t>
            </w:r>
          </w:p>
        </w:tc>
        <w:tc>
          <w:tcPr>
            <w:tcW w:w="1250" w:type="pct"/>
            <w:tcBorders>
              <w:top w:val="single" w:sz="4" w:space="0" w:color="auto"/>
              <w:left w:val="single" w:sz="4" w:space="0" w:color="auto"/>
              <w:bottom w:val="single" w:sz="4" w:space="0" w:color="auto"/>
              <w:right w:val="single" w:sz="4" w:space="0" w:color="auto"/>
            </w:tcBorders>
          </w:tcPr>
          <w:p w14:paraId="255BF45A" w14:textId="77777777" w:rsidR="00383FA8" w:rsidRDefault="00B52B9B">
            <w:r>
              <w:t>Not Null</w:t>
            </w:r>
          </w:p>
        </w:tc>
      </w:tr>
      <w:tr w:rsidR="00383FA8" w14:paraId="3F257F75" w14:textId="77777777">
        <w:tc>
          <w:tcPr>
            <w:tcW w:w="1250" w:type="pct"/>
            <w:tcBorders>
              <w:top w:val="single" w:sz="4" w:space="0" w:color="auto"/>
              <w:left w:val="single" w:sz="4" w:space="0" w:color="auto"/>
              <w:bottom w:val="single" w:sz="4" w:space="0" w:color="auto"/>
              <w:right w:val="single" w:sz="4" w:space="0" w:color="auto"/>
            </w:tcBorders>
          </w:tcPr>
          <w:p w14:paraId="1E91252E" w14:textId="77777777" w:rsidR="00383FA8" w:rsidRDefault="00B52B9B">
            <w:r>
              <w:t>Stipend</w:t>
            </w:r>
          </w:p>
        </w:tc>
        <w:tc>
          <w:tcPr>
            <w:tcW w:w="1250" w:type="pct"/>
            <w:tcBorders>
              <w:top w:val="single" w:sz="4" w:space="0" w:color="auto"/>
              <w:left w:val="single" w:sz="4" w:space="0" w:color="auto"/>
              <w:bottom w:val="single" w:sz="4" w:space="0" w:color="auto"/>
              <w:right w:val="single" w:sz="4" w:space="0" w:color="auto"/>
            </w:tcBorders>
          </w:tcPr>
          <w:p w14:paraId="414C1733" w14:textId="77777777" w:rsidR="00383FA8" w:rsidRDefault="00B52B9B">
            <w:proofErr w:type="gramStart"/>
            <w:r>
              <w:t>Decimal(</w:t>
            </w:r>
            <w:proofErr w:type="gramEnd"/>
            <w:r>
              <w:t>10,2)</w:t>
            </w:r>
          </w:p>
        </w:tc>
        <w:tc>
          <w:tcPr>
            <w:tcW w:w="1250" w:type="pct"/>
            <w:tcBorders>
              <w:top w:val="single" w:sz="4" w:space="0" w:color="auto"/>
              <w:left w:val="single" w:sz="4" w:space="0" w:color="auto"/>
              <w:bottom w:val="single" w:sz="4" w:space="0" w:color="auto"/>
              <w:right w:val="single" w:sz="4" w:space="0" w:color="auto"/>
            </w:tcBorders>
          </w:tcPr>
          <w:p w14:paraId="1F22CFED" w14:textId="77777777" w:rsidR="00383FA8" w:rsidRDefault="00B52B9B">
            <w:r>
              <w:t>Monthly stipend amount</w:t>
            </w:r>
          </w:p>
        </w:tc>
        <w:tc>
          <w:tcPr>
            <w:tcW w:w="1250" w:type="pct"/>
            <w:tcBorders>
              <w:top w:val="single" w:sz="4" w:space="0" w:color="auto"/>
              <w:left w:val="single" w:sz="4" w:space="0" w:color="auto"/>
              <w:bottom w:val="single" w:sz="4" w:space="0" w:color="auto"/>
              <w:right w:val="single" w:sz="4" w:space="0" w:color="auto"/>
            </w:tcBorders>
          </w:tcPr>
          <w:p w14:paraId="158F8D1E" w14:textId="77777777" w:rsidR="00383FA8" w:rsidRDefault="00B52B9B">
            <w:r>
              <w:t>Nullable</w:t>
            </w:r>
          </w:p>
        </w:tc>
      </w:tr>
      <w:tr w:rsidR="00383FA8" w14:paraId="7428E7CE" w14:textId="77777777">
        <w:tc>
          <w:tcPr>
            <w:tcW w:w="1250" w:type="pct"/>
            <w:tcBorders>
              <w:top w:val="single" w:sz="4" w:space="0" w:color="auto"/>
              <w:left w:val="single" w:sz="4" w:space="0" w:color="auto"/>
              <w:bottom w:val="single" w:sz="4" w:space="0" w:color="auto"/>
              <w:right w:val="single" w:sz="4" w:space="0" w:color="auto"/>
            </w:tcBorders>
          </w:tcPr>
          <w:p w14:paraId="1C9770E4" w14:textId="77777777" w:rsidR="00383FA8" w:rsidRDefault="00B52B9B">
            <w:proofErr w:type="spellStart"/>
            <w:r>
              <w:t>start_date</w:t>
            </w:r>
            <w:proofErr w:type="spellEnd"/>
          </w:p>
        </w:tc>
        <w:tc>
          <w:tcPr>
            <w:tcW w:w="1250" w:type="pct"/>
            <w:tcBorders>
              <w:top w:val="single" w:sz="4" w:space="0" w:color="auto"/>
              <w:left w:val="single" w:sz="4" w:space="0" w:color="auto"/>
              <w:bottom w:val="single" w:sz="4" w:space="0" w:color="auto"/>
              <w:right w:val="single" w:sz="4" w:space="0" w:color="auto"/>
            </w:tcBorders>
          </w:tcPr>
          <w:p w14:paraId="78D295F2" w14:textId="77777777" w:rsidR="00383FA8" w:rsidRDefault="00B52B9B">
            <w:r>
              <w:t>Date</w:t>
            </w:r>
          </w:p>
        </w:tc>
        <w:tc>
          <w:tcPr>
            <w:tcW w:w="1250" w:type="pct"/>
            <w:tcBorders>
              <w:top w:val="single" w:sz="4" w:space="0" w:color="auto"/>
              <w:left w:val="single" w:sz="4" w:space="0" w:color="auto"/>
              <w:bottom w:val="single" w:sz="4" w:space="0" w:color="auto"/>
              <w:right w:val="single" w:sz="4" w:space="0" w:color="auto"/>
            </w:tcBorders>
          </w:tcPr>
          <w:p w14:paraId="41CF4AD1" w14:textId="77777777" w:rsidR="00383FA8" w:rsidRDefault="00B52B9B">
            <w:r>
              <w:t>Internship start date</w:t>
            </w:r>
          </w:p>
        </w:tc>
        <w:tc>
          <w:tcPr>
            <w:tcW w:w="1250" w:type="pct"/>
            <w:tcBorders>
              <w:top w:val="single" w:sz="4" w:space="0" w:color="auto"/>
              <w:left w:val="single" w:sz="4" w:space="0" w:color="auto"/>
              <w:bottom w:val="single" w:sz="4" w:space="0" w:color="auto"/>
              <w:right w:val="single" w:sz="4" w:space="0" w:color="auto"/>
            </w:tcBorders>
          </w:tcPr>
          <w:p w14:paraId="48760EF7" w14:textId="77777777" w:rsidR="00383FA8" w:rsidRDefault="00B52B9B">
            <w:r>
              <w:t>Not Null</w:t>
            </w:r>
          </w:p>
        </w:tc>
      </w:tr>
      <w:tr w:rsidR="00383FA8" w14:paraId="35F5F310" w14:textId="77777777">
        <w:tc>
          <w:tcPr>
            <w:tcW w:w="1250" w:type="pct"/>
            <w:tcBorders>
              <w:top w:val="single" w:sz="4" w:space="0" w:color="auto"/>
              <w:left w:val="single" w:sz="4" w:space="0" w:color="auto"/>
              <w:bottom w:val="single" w:sz="4" w:space="0" w:color="auto"/>
              <w:right w:val="single" w:sz="4" w:space="0" w:color="auto"/>
            </w:tcBorders>
          </w:tcPr>
          <w:p w14:paraId="6051AE03" w14:textId="77777777" w:rsidR="00383FA8" w:rsidRDefault="00B52B9B">
            <w:proofErr w:type="spellStart"/>
            <w:r>
              <w:t>end_date</w:t>
            </w:r>
            <w:proofErr w:type="spellEnd"/>
          </w:p>
        </w:tc>
        <w:tc>
          <w:tcPr>
            <w:tcW w:w="1250" w:type="pct"/>
            <w:tcBorders>
              <w:top w:val="single" w:sz="4" w:space="0" w:color="auto"/>
              <w:left w:val="single" w:sz="4" w:space="0" w:color="auto"/>
              <w:bottom w:val="single" w:sz="4" w:space="0" w:color="auto"/>
              <w:right w:val="single" w:sz="4" w:space="0" w:color="auto"/>
            </w:tcBorders>
          </w:tcPr>
          <w:p w14:paraId="388DA3C0" w14:textId="77777777" w:rsidR="00383FA8" w:rsidRDefault="00B52B9B">
            <w:r>
              <w:t>Date</w:t>
            </w:r>
          </w:p>
        </w:tc>
        <w:tc>
          <w:tcPr>
            <w:tcW w:w="1250" w:type="pct"/>
            <w:tcBorders>
              <w:top w:val="single" w:sz="4" w:space="0" w:color="auto"/>
              <w:left w:val="single" w:sz="4" w:space="0" w:color="auto"/>
              <w:bottom w:val="single" w:sz="4" w:space="0" w:color="auto"/>
              <w:right w:val="single" w:sz="4" w:space="0" w:color="auto"/>
            </w:tcBorders>
          </w:tcPr>
          <w:p w14:paraId="2CCFBD7D" w14:textId="77777777" w:rsidR="00383FA8" w:rsidRDefault="00B52B9B">
            <w:r>
              <w:t>Internship end date</w:t>
            </w:r>
          </w:p>
        </w:tc>
        <w:tc>
          <w:tcPr>
            <w:tcW w:w="1250" w:type="pct"/>
            <w:tcBorders>
              <w:top w:val="single" w:sz="4" w:space="0" w:color="auto"/>
              <w:left w:val="single" w:sz="4" w:space="0" w:color="auto"/>
              <w:bottom w:val="single" w:sz="4" w:space="0" w:color="auto"/>
              <w:right w:val="single" w:sz="4" w:space="0" w:color="auto"/>
            </w:tcBorders>
          </w:tcPr>
          <w:p w14:paraId="38A53BDA" w14:textId="77777777" w:rsidR="00383FA8" w:rsidRDefault="00B52B9B">
            <w:r>
              <w:t>Not Null</w:t>
            </w:r>
          </w:p>
        </w:tc>
      </w:tr>
      <w:tr w:rsidR="00383FA8" w14:paraId="6B34F77F" w14:textId="77777777">
        <w:tc>
          <w:tcPr>
            <w:tcW w:w="1250" w:type="pct"/>
            <w:tcBorders>
              <w:top w:val="single" w:sz="4" w:space="0" w:color="auto"/>
              <w:left w:val="single" w:sz="4" w:space="0" w:color="auto"/>
              <w:bottom w:val="single" w:sz="4" w:space="0" w:color="auto"/>
              <w:right w:val="single" w:sz="4" w:space="0" w:color="auto"/>
            </w:tcBorders>
          </w:tcPr>
          <w:p w14:paraId="377A70A0" w14:textId="77777777" w:rsidR="00383FA8" w:rsidRDefault="00B52B9B">
            <w:proofErr w:type="spellStart"/>
            <w:r>
              <w:t>application_deadline</w:t>
            </w:r>
            <w:proofErr w:type="spellEnd"/>
          </w:p>
        </w:tc>
        <w:tc>
          <w:tcPr>
            <w:tcW w:w="1250" w:type="pct"/>
            <w:tcBorders>
              <w:top w:val="single" w:sz="4" w:space="0" w:color="auto"/>
              <w:left w:val="single" w:sz="4" w:space="0" w:color="auto"/>
              <w:bottom w:val="single" w:sz="4" w:space="0" w:color="auto"/>
              <w:right w:val="single" w:sz="4" w:space="0" w:color="auto"/>
            </w:tcBorders>
          </w:tcPr>
          <w:p w14:paraId="6F3F6C5C" w14:textId="77777777" w:rsidR="00383FA8" w:rsidRDefault="00B52B9B">
            <w:r>
              <w:t>Date</w:t>
            </w:r>
          </w:p>
        </w:tc>
        <w:tc>
          <w:tcPr>
            <w:tcW w:w="1250" w:type="pct"/>
            <w:tcBorders>
              <w:top w:val="single" w:sz="4" w:space="0" w:color="auto"/>
              <w:left w:val="single" w:sz="4" w:space="0" w:color="auto"/>
              <w:bottom w:val="single" w:sz="4" w:space="0" w:color="auto"/>
              <w:right w:val="single" w:sz="4" w:space="0" w:color="auto"/>
            </w:tcBorders>
          </w:tcPr>
          <w:p w14:paraId="6F2CF523" w14:textId="77777777" w:rsidR="00383FA8" w:rsidRDefault="00B52B9B">
            <w:r>
              <w:t>Deadline for applications</w:t>
            </w:r>
          </w:p>
        </w:tc>
        <w:tc>
          <w:tcPr>
            <w:tcW w:w="1250" w:type="pct"/>
            <w:tcBorders>
              <w:top w:val="single" w:sz="4" w:space="0" w:color="auto"/>
              <w:left w:val="single" w:sz="4" w:space="0" w:color="auto"/>
              <w:bottom w:val="single" w:sz="4" w:space="0" w:color="auto"/>
              <w:right w:val="single" w:sz="4" w:space="0" w:color="auto"/>
            </w:tcBorders>
          </w:tcPr>
          <w:p w14:paraId="2AC53953" w14:textId="77777777" w:rsidR="00383FA8" w:rsidRDefault="00B52B9B">
            <w:r>
              <w:t>Not Null</w:t>
            </w:r>
          </w:p>
        </w:tc>
      </w:tr>
      <w:tr w:rsidR="00383FA8" w14:paraId="15F90BEB" w14:textId="77777777">
        <w:tc>
          <w:tcPr>
            <w:tcW w:w="1250" w:type="pct"/>
            <w:tcBorders>
              <w:top w:val="single" w:sz="4" w:space="0" w:color="auto"/>
              <w:left w:val="single" w:sz="4" w:space="0" w:color="auto"/>
              <w:bottom w:val="single" w:sz="4" w:space="0" w:color="auto"/>
              <w:right w:val="single" w:sz="4" w:space="0" w:color="auto"/>
            </w:tcBorders>
          </w:tcPr>
          <w:p w14:paraId="6A07B4E0" w14:textId="77777777" w:rsidR="00383FA8" w:rsidRDefault="00B52B9B">
            <w:proofErr w:type="spellStart"/>
            <w:r>
              <w:t>posted_at</w:t>
            </w:r>
            <w:proofErr w:type="spellEnd"/>
          </w:p>
        </w:tc>
        <w:tc>
          <w:tcPr>
            <w:tcW w:w="1250" w:type="pct"/>
            <w:tcBorders>
              <w:top w:val="single" w:sz="4" w:space="0" w:color="auto"/>
              <w:left w:val="single" w:sz="4" w:space="0" w:color="auto"/>
              <w:bottom w:val="single" w:sz="4" w:space="0" w:color="auto"/>
              <w:right w:val="single" w:sz="4" w:space="0" w:color="auto"/>
            </w:tcBorders>
          </w:tcPr>
          <w:p w14:paraId="44B2EB63" w14:textId="77777777" w:rsidR="00383FA8" w:rsidRDefault="00B52B9B">
            <w:r>
              <w:t>Timestamp</w:t>
            </w:r>
          </w:p>
        </w:tc>
        <w:tc>
          <w:tcPr>
            <w:tcW w:w="1250" w:type="pct"/>
            <w:tcBorders>
              <w:top w:val="single" w:sz="4" w:space="0" w:color="auto"/>
              <w:left w:val="single" w:sz="4" w:space="0" w:color="auto"/>
              <w:bottom w:val="single" w:sz="4" w:space="0" w:color="auto"/>
              <w:right w:val="single" w:sz="4" w:space="0" w:color="auto"/>
            </w:tcBorders>
          </w:tcPr>
          <w:p w14:paraId="1EFD1207" w14:textId="77777777" w:rsidR="00383FA8" w:rsidRDefault="00B52B9B">
            <w:r>
              <w:t>Timestamp when listing was posted</w:t>
            </w:r>
          </w:p>
        </w:tc>
        <w:tc>
          <w:tcPr>
            <w:tcW w:w="1250" w:type="pct"/>
            <w:tcBorders>
              <w:top w:val="single" w:sz="4" w:space="0" w:color="auto"/>
              <w:left w:val="single" w:sz="4" w:space="0" w:color="auto"/>
              <w:bottom w:val="single" w:sz="4" w:space="0" w:color="auto"/>
              <w:right w:val="single" w:sz="4" w:space="0" w:color="auto"/>
            </w:tcBorders>
          </w:tcPr>
          <w:p w14:paraId="6DA960F2" w14:textId="77777777" w:rsidR="00383FA8" w:rsidRDefault="00B52B9B">
            <w:r>
              <w:t xml:space="preserve">Not Null, Default </w:t>
            </w:r>
            <w:proofErr w:type="gramStart"/>
            <w:r>
              <w:t>NOW(</w:t>
            </w:r>
            <w:proofErr w:type="gramEnd"/>
            <w:r>
              <w:t>)</w:t>
            </w:r>
          </w:p>
        </w:tc>
      </w:tr>
      <w:tr w:rsidR="00383FA8" w14:paraId="7CE8E1F1" w14:textId="77777777">
        <w:tc>
          <w:tcPr>
            <w:tcW w:w="1250" w:type="pct"/>
            <w:tcBorders>
              <w:top w:val="single" w:sz="4" w:space="0" w:color="auto"/>
              <w:left w:val="single" w:sz="4" w:space="0" w:color="auto"/>
              <w:bottom w:val="single" w:sz="4" w:space="0" w:color="auto"/>
              <w:right w:val="single" w:sz="4" w:space="0" w:color="auto"/>
            </w:tcBorders>
          </w:tcPr>
          <w:p w14:paraId="0E4AEE59" w14:textId="77777777" w:rsidR="00383FA8" w:rsidRDefault="00B52B9B">
            <w:r>
              <w:t>Status</w:t>
            </w:r>
          </w:p>
        </w:tc>
        <w:tc>
          <w:tcPr>
            <w:tcW w:w="1250" w:type="pct"/>
            <w:tcBorders>
              <w:top w:val="single" w:sz="4" w:space="0" w:color="auto"/>
              <w:left w:val="single" w:sz="4" w:space="0" w:color="auto"/>
              <w:bottom w:val="single" w:sz="4" w:space="0" w:color="auto"/>
              <w:right w:val="single" w:sz="4" w:space="0" w:color="auto"/>
            </w:tcBorders>
          </w:tcPr>
          <w:p w14:paraId="6BA673BE" w14:textId="77777777" w:rsidR="00383FA8" w:rsidRDefault="00B52B9B">
            <w:proofErr w:type="gramStart"/>
            <w:r>
              <w:t>String(</w:t>
            </w:r>
            <w:proofErr w:type="gramEnd"/>
            <w:r>
              <w:t>50)</w:t>
            </w:r>
          </w:p>
        </w:tc>
        <w:tc>
          <w:tcPr>
            <w:tcW w:w="1250" w:type="pct"/>
            <w:tcBorders>
              <w:top w:val="single" w:sz="4" w:space="0" w:color="auto"/>
              <w:left w:val="single" w:sz="4" w:space="0" w:color="auto"/>
              <w:bottom w:val="single" w:sz="4" w:space="0" w:color="auto"/>
              <w:right w:val="single" w:sz="4" w:space="0" w:color="auto"/>
            </w:tcBorders>
          </w:tcPr>
          <w:p w14:paraId="6BB32EB1" w14:textId="77777777" w:rsidR="00383FA8" w:rsidRDefault="00B52B9B">
            <w:r>
              <w:t>Status of listing (e.g., 'Active', 'Closed')</w:t>
            </w:r>
          </w:p>
        </w:tc>
        <w:tc>
          <w:tcPr>
            <w:tcW w:w="1250" w:type="pct"/>
            <w:tcBorders>
              <w:top w:val="single" w:sz="4" w:space="0" w:color="auto"/>
              <w:left w:val="single" w:sz="4" w:space="0" w:color="auto"/>
              <w:bottom w:val="single" w:sz="4" w:space="0" w:color="auto"/>
              <w:right w:val="single" w:sz="4" w:space="0" w:color="auto"/>
            </w:tcBorders>
          </w:tcPr>
          <w:p w14:paraId="54132114" w14:textId="77777777" w:rsidR="00383FA8" w:rsidRDefault="00B52B9B">
            <w:r>
              <w:t>Not Null, Default 'Active'</w:t>
            </w:r>
          </w:p>
        </w:tc>
      </w:tr>
    </w:tbl>
    <w:p w14:paraId="0D30C70D"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2350F1CD"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73590229"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38B4E40B"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0E9D4B4C" w14:textId="566224A8" w:rsidR="00383FA8" w:rsidRDefault="00ED7F0C">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ins w:id="367" w:author="NTAMBARA  Etienne" w:date="2025-10-16T15:31:00Z">
        <w:r>
          <w:rPr>
            <w:rFonts w:eastAsia="SimSun"/>
          </w:rPr>
          <w:lastRenderedPageBreak/>
          <w:t>REMOVE THIS UN USED SPACE</w:t>
        </w:r>
      </w:ins>
    </w:p>
    <w:p w14:paraId="435E5928" w14:textId="77777777" w:rsidR="00383FA8" w:rsidRDefault="00383FA8">
      <w:pPr>
        <w:pStyle w:val="Caption"/>
        <w:rPr>
          <w:rFonts w:ascii="Times New Roman" w:eastAsia="SimSun" w:hAnsi="Times New Roman" w:cs="Times New Roman"/>
          <w:b w:val="0"/>
          <w:bCs w:val="0"/>
          <w:sz w:val="24"/>
          <w:szCs w:val="24"/>
        </w:rPr>
      </w:pPr>
    </w:p>
    <w:p w14:paraId="158F365D" w14:textId="77777777" w:rsidR="00383FA8" w:rsidRDefault="00383FA8"/>
    <w:p w14:paraId="322557AA" w14:textId="77777777" w:rsidR="00383FA8" w:rsidRDefault="00B52B9B">
      <w:pPr>
        <w:pStyle w:val="Caption"/>
        <w:rPr>
          <w:rFonts w:ascii="Times New Roman" w:eastAsia="SimSun" w:hAnsi="Times New Roman" w:cs="Times New Roman"/>
          <w:b w:val="0"/>
          <w:bCs w:val="0"/>
          <w:color w:val="0070C0"/>
        </w:rPr>
      </w:pPr>
      <w:bookmarkStart w:id="368" w:name="_Toc211417486"/>
      <w:r>
        <w:rPr>
          <w:rFonts w:ascii="Times New Roman" w:hAnsi="Times New Roman" w:cs="Times New Roman"/>
          <w:color w:val="0070C0"/>
        </w:rPr>
        <w:t xml:space="preserve">Table </w:t>
      </w:r>
      <w:r>
        <w:rPr>
          <w:rFonts w:ascii="Times New Roman" w:hAnsi="Times New Roman" w:cs="Times New Roman"/>
          <w:color w:val="0070C0"/>
        </w:rPr>
        <w:fldChar w:fldCharType="begin"/>
      </w:r>
      <w:r>
        <w:rPr>
          <w:rFonts w:ascii="Times New Roman" w:hAnsi="Times New Roman" w:cs="Times New Roman"/>
          <w:color w:val="0070C0"/>
        </w:rPr>
        <w:instrText xml:space="preserve"> SEQ Table \* ARABIC </w:instrText>
      </w:r>
      <w:r>
        <w:rPr>
          <w:rFonts w:ascii="Times New Roman" w:hAnsi="Times New Roman" w:cs="Times New Roman"/>
          <w:color w:val="0070C0"/>
        </w:rPr>
        <w:fldChar w:fldCharType="separate"/>
      </w:r>
      <w:r>
        <w:rPr>
          <w:rFonts w:ascii="Times New Roman" w:hAnsi="Times New Roman" w:cs="Times New Roman"/>
          <w:color w:val="0070C0"/>
        </w:rPr>
        <w:t>6</w:t>
      </w:r>
      <w:r>
        <w:rPr>
          <w:rFonts w:ascii="Times New Roman" w:hAnsi="Times New Roman" w:cs="Times New Roman"/>
          <w:color w:val="0070C0"/>
        </w:rPr>
        <w:fldChar w:fldCharType="end"/>
      </w:r>
      <w:r>
        <w:rPr>
          <w:rFonts w:ascii="Times New Roman" w:hAnsi="Times New Roman" w:cs="Times New Roman"/>
          <w:color w:val="0070C0"/>
        </w:rPr>
        <w:t xml:space="preserve"> : Applications</w:t>
      </w:r>
      <w:bookmarkEnd w:id="3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2147"/>
        <w:gridCol w:w="2148"/>
        <w:gridCol w:w="2908"/>
      </w:tblGrid>
      <w:tr w:rsidR="00383FA8" w14:paraId="13C0D010" w14:textId="77777777">
        <w:tc>
          <w:tcPr>
            <w:tcW w:w="1250" w:type="pct"/>
            <w:tcBorders>
              <w:top w:val="single" w:sz="4" w:space="0" w:color="auto"/>
              <w:left w:val="single" w:sz="4" w:space="0" w:color="auto"/>
              <w:bottom w:val="single" w:sz="4" w:space="0" w:color="auto"/>
              <w:right w:val="single" w:sz="4" w:space="0" w:color="auto"/>
            </w:tcBorders>
          </w:tcPr>
          <w:p w14:paraId="5DA0F257" w14:textId="77777777" w:rsidR="00383FA8" w:rsidRDefault="00B52B9B">
            <w:pPr>
              <w:rPr>
                <w:rFonts w:ascii="Times New Roman" w:eastAsia="Times New Roman" w:hAnsi="Times New Roman" w:cs="Times New Roman"/>
                <w:sz w:val="20"/>
                <w:szCs w:val="20"/>
              </w:rPr>
            </w:pPr>
            <w:r>
              <w:t>Attribute</w:t>
            </w:r>
          </w:p>
        </w:tc>
        <w:tc>
          <w:tcPr>
            <w:tcW w:w="1250" w:type="pct"/>
            <w:tcBorders>
              <w:top w:val="single" w:sz="4" w:space="0" w:color="auto"/>
              <w:left w:val="single" w:sz="4" w:space="0" w:color="auto"/>
              <w:bottom w:val="single" w:sz="4" w:space="0" w:color="auto"/>
              <w:right w:val="single" w:sz="4" w:space="0" w:color="auto"/>
            </w:tcBorders>
          </w:tcPr>
          <w:p w14:paraId="027DEECB" w14:textId="77777777" w:rsidR="00383FA8" w:rsidRDefault="00B52B9B">
            <w:r>
              <w:t>Data Type</w:t>
            </w:r>
          </w:p>
        </w:tc>
        <w:tc>
          <w:tcPr>
            <w:tcW w:w="1250" w:type="pct"/>
            <w:tcBorders>
              <w:top w:val="single" w:sz="4" w:space="0" w:color="auto"/>
              <w:left w:val="single" w:sz="4" w:space="0" w:color="auto"/>
              <w:bottom w:val="single" w:sz="4" w:space="0" w:color="auto"/>
              <w:right w:val="single" w:sz="4" w:space="0" w:color="auto"/>
            </w:tcBorders>
          </w:tcPr>
          <w:p w14:paraId="343E8689" w14:textId="77777777" w:rsidR="00383FA8" w:rsidRDefault="00B52B9B">
            <w:r>
              <w:t>Description</w:t>
            </w:r>
          </w:p>
        </w:tc>
        <w:tc>
          <w:tcPr>
            <w:tcW w:w="1250" w:type="pct"/>
            <w:tcBorders>
              <w:top w:val="single" w:sz="4" w:space="0" w:color="auto"/>
              <w:left w:val="single" w:sz="4" w:space="0" w:color="auto"/>
              <w:bottom w:val="single" w:sz="4" w:space="0" w:color="auto"/>
              <w:right w:val="single" w:sz="4" w:space="0" w:color="auto"/>
            </w:tcBorders>
          </w:tcPr>
          <w:p w14:paraId="5DBC16BA" w14:textId="77777777" w:rsidR="00383FA8" w:rsidRDefault="00B52B9B">
            <w:r>
              <w:t>Constraint</w:t>
            </w:r>
          </w:p>
        </w:tc>
      </w:tr>
      <w:tr w:rsidR="00383FA8" w14:paraId="0B40D96F" w14:textId="77777777">
        <w:tc>
          <w:tcPr>
            <w:tcW w:w="1250" w:type="pct"/>
            <w:tcBorders>
              <w:top w:val="single" w:sz="4" w:space="0" w:color="auto"/>
              <w:left w:val="single" w:sz="4" w:space="0" w:color="auto"/>
              <w:bottom w:val="single" w:sz="4" w:space="0" w:color="auto"/>
              <w:right w:val="single" w:sz="4" w:space="0" w:color="auto"/>
            </w:tcBorders>
          </w:tcPr>
          <w:p w14:paraId="66FABE44" w14:textId="77777777" w:rsidR="00383FA8" w:rsidRDefault="00B52B9B">
            <w:proofErr w:type="spellStart"/>
            <w:r>
              <w:t>application_id</w:t>
            </w:r>
            <w:proofErr w:type="spellEnd"/>
          </w:p>
        </w:tc>
        <w:tc>
          <w:tcPr>
            <w:tcW w:w="1250" w:type="pct"/>
            <w:tcBorders>
              <w:top w:val="single" w:sz="4" w:space="0" w:color="auto"/>
              <w:left w:val="single" w:sz="4" w:space="0" w:color="auto"/>
              <w:bottom w:val="single" w:sz="4" w:space="0" w:color="auto"/>
              <w:right w:val="single" w:sz="4" w:space="0" w:color="auto"/>
            </w:tcBorders>
          </w:tcPr>
          <w:p w14:paraId="3C622958" w14:textId="77777777" w:rsidR="00383FA8" w:rsidRDefault="00B52B9B">
            <w:r>
              <w:t>UUID/Integer</w:t>
            </w:r>
          </w:p>
        </w:tc>
        <w:tc>
          <w:tcPr>
            <w:tcW w:w="1250" w:type="pct"/>
            <w:tcBorders>
              <w:top w:val="single" w:sz="4" w:space="0" w:color="auto"/>
              <w:left w:val="single" w:sz="4" w:space="0" w:color="auto"/>
              <w:bottom w:val="single" w:sz="4" w:space="0" w:color="auto"/>
              <w:right w:val="single" w:sz="4" w:space="0" w:color="auto"/>
            </w:tcBorders>
          </w:tcPr>
          <w:p w14:paraId="1CD8EB5D" w14:textId="77777777" w:rsidR="00383FA8" w:rsidRDefault="00B52B9B">
            <w:r>
              <w:t>Unique identifier for each application</w:t>
            </w:r>
          </w:p>
        </w:tc>
        <w:tc>
          <w:tcPr>
            <w:tcW w:w="1250" w:type="pct"/>
            <w:tcBorders>
              <w:top w:val="single" w:sz="4" w:space="0" w:color="auto"/>
              <w:left w:val="single" w:sz="4" w:space="0" w:color="auto"/>
              <w:bottom w:val="single" w:sz="4" w:space="0" w:color="auto"/>
              <w:right w:val="single" w:sz="4" w:space="0" w:color="auto"/>
            </w:tcBorders>
          </w:tcPr>
          <w:p w14:paraId="48CA12D2" w14:textId="77777777" w:rsidR="00383FA8" w:rsidRDefault="00B52B9B">
            <w:r>
              <w:t>Primary Key</w:t>
            </w:r>
          </w:p>
        </w:tc>
      </w:tr>
      <w:tr w:rsidR="00383FA8" w14:paraId="3B1C92ED" w14:textId="77777777">
        <w:tc>
          <w:tcPr>
            <w:tcW w:w="1250" w:type="pct"/>
            <w:tcBorders>
              <w:top w:val="single" w:sz="4" w:space="0" w:color="auto"/>
              <w:left w:val="single" w:sz="4" w:space="0" w:color="auto"/>
              <w:bottom w:val="single" w:sz="4" w:space="0" w:color="auto"/>
              <w:right w:val="single" w:sz="4" w:space="0" w:color="auto"/>
            </w:tcBorders>
          </w:tcPr>
          <w:p w14:paraId="51E23451" w14:textId="77777777" w:rsidR="00383FA8" w:rsidRDefault="00B52B9B">
            <w:proofErr w:type="spellStart"/>
            <w:r>
              <w:t>student_id</w:t>
            </w:r>
            <w:proofErr w:type="spellEnd"/>
          </w:p>
        </w:tc>
        <w:tc>
          <w:tcPr>
            <w:tcW w:w="1250" w:type="pct"/>
            <w:tcBorders>
              <w:top w:val="single" w:sz="4" w:space="0" w:color="auto"/>
              <w:left w:val="single" w:sz="4" w:space="0" w:color="auto"/>
              <w:bottom w:val="single" w:sz="4" w:space="0" w:color="auto"/>
              <w:right w:val="single" w:sz="4" w:space="0" w:color="auto"/>
            </w:tcBorders>
          </w:tcPr>
          <w:p w14:paraId="6DFDDBB8" w14:textId="77777777" w:rsidR="00383FA8" w:rsidRDefault="00B52B9B">
            <w:r>
              <w:t>UUID/Integer</w:t>
            </w:r>
          </w:p>
        </w:tc>
        <w:tc>
          <w:tcPr>
            <w:tcW w:w="1250" w:type="pct"/>
            <w:tcBorders>
              <w:top w:val="single" w:sz="4" w:space="0" w:color="auto"/>
              <w:left w:val="single" w:sz="4" w:space="0" w:color="auto"/>
              <w:bottom w:val="single" w:sz="4" w:space="0" w:color="auto"/>
              <w:right w:val="single" w:sz="4" w:space="0" w:color="auto"/>
            </w:tcBorders>
          </w:tcPr>
          <w:p w14:paraId="3EE308F2" w14:textId="77777777" w:rsidR="00383FA8" w:rsidRDefault="00B52B9B">
            <w:r>
              <w:t>Identifier linking to the student</w:t>
            </w:r>
          </w:p>
        </w:tc>
        <w:tc>
          <w:tcPr>
            <w:tcW w:w="1250" w:type="pct"/>
            <w:tcBorders>
              <w:top w:val="single" w:sz="4" w:space="0" w:color="auto"/>
              <w:left w:val="single" w:sz="4" w:space="0" w:color="auto"/>
              <w:bottom w:val="single" w:sz="4" w:space="0" w:color="auto"/>
              <w:right w:val="single" w:sz="4" w:space="0" w:color="auto"/>
            </w:tcBorders>
          </w:tcPr>
          <w:p w14:paraId="26DB035B" w14:textId="77777777" w:rsidR="00383FA8" w:rsidRDefault="00B52B9B">
            <w:r>
              <w:t xml:space="preserve">Foreign Key (to </w:t>
            </w:r>
            <w:proofErr w:type="spellStart"/>
            <w:proofErr w:type="gramStart"/>
            <w:r>
              <w:t>students.student</w:t>
            </w:r>
            <w:proofErr w:type="gramEnd"/>
            <w:r>
              <w:t>_id</w:t>
            </w:r>
            <w:proofErr w:type="spellEnd"/>
            <w:r>
              <w:t>), Not Null</w:t>
            </w:r>
          </w:p>
        </w:tc>
      </w:tr>
      <w:tr w:rsidR="00383FA8" w14:paraId="52906326" w14:textId="77777777">
        <w:tc>
          <w:tcPr>
            <w:tcW w:w="1250" w:type="pct"/>
            <w:tcBorders>
              <w:top w:val="single" w:sz="4" w:space="0" w:color="auto"/>
              <w:left w:val="single" w:sz="4" w:space="0" w:color="auto"/>
              <w:bottom w:val="single" w:sz="4" w:space="0" w:color="auto"/>
              <w:right w:val="single" w:sz="4" w:space="0" w:color="auto"/>
            </w:tcBorders>
          </w:tcPr>
          <w:p w14:paraId="523D51E8" w14:textId="77777777" w:rsidR="00383FA8" w:rsidRDefault="00B52B9B">
            <w:proofErr w:type="spellStart"/>
            <w:r>
              <w:t>internship_id</w:t>
            </w:r>
            <w:proofErr w:type="spellEnd"/>
          </w:p>
        </w:tc>
        <w:tc>
          <w:tcPr>
            <w:tcW w:w="1250" w:type="pct"/>
            <w:tcBorders>
              <w:top w:val="single" w:sz="4" w:space="0" w:color="auto"/>
              <w:left w:val="single" w:sz="4" w:space="0" w:color="auto"/>
              <w:bottom w:val="single" w:sz="4" w:space="0" w:color="auto"/>
              <w:right w:val="single" w:sz="4" w:space="0" w:color="auto"/>
            </w:tcBorders>
          </w:tcPr>
          <w:p w14:paraId="157C19E2" w14:textId="77777777" w:rsidR="00383FA8" w:rsidRDefault="00B52B9B">
            <w:r>
              <w:t>UUID/Integer</w:t>
            </w:r>
          </w:p>
        </w:tc>
        <w:tc>
          <w:tcPr>
            <w:tcW w:w="1250" w:type="pct"/>
            <w:tcBorders>
              <w:top w:val="single" w:sz="4" w:space="0" w:color="auto"/>
              <w:left w:val="single" w:sz="4" w:space="0" w:color="auto"/>
              <w:bottom w:val="single" w:sz="4" w:space="0" w:color="auto"/>
              <w:right w:val="single" w:sz="4" w:space="0" w:color="auto"/>
            </w:tcBorders>
          </w:tcPr>
          <w:p w14:paraId="54F9BC75" w14:textId="77777777" w:rsidR="00383FA8" w:rsidRDefault="00B52B9B">
            <w:r>
              <w:t>Identifier linking to the internship</w:t>
            </w:r>
          </w:p>
        </w:tc>
        <w:tc>
          <w:tcPr>
            <w:tcW w:w="1250" w:type="pct"/>
            <w:tcBorders>
              <w:top w:val="single" w:sz="4" w:space="0" w:color="auto"/>
              <w:left w:val="single" w:sz="4" w:space="0" w:color="auto"/>
              <w:bottom w:val="single" w:sz="4" w:space="0" w:color="auto"/>
              <w:right w:val="single" w:sz="4" w:space="0" w:color="auto"/>
            </w:tcBorders>
          </w:tcPr>
          <w:p w14:paraId="0BBFA7AE" w14:textId="77777777" w:rsidR="00383FA8" w:rsidRDefault="00B52B9B">
            <w:r>
              <w:t xml:space="preserve">Foreign Key (to </w:t>
            </w:r>
            <w:proofErr w:type="spellStart"/>
            <w:proofErr w:type="gramStart"/>
            <w:r>
              <w:t>internshiplistings.internship</w:t>
            </w:r>
            <w:proofErr w:type="gramEnd"/>
            <w:r>
              <w:t>_id</w:t>
            </w:r>
            <w:proofErr w:type="spellEnd"/>
            <w:r>
              <w:t>), Not Null</w:t>
            </w:r>
          </w:p>
        </w:tc>
      </w:tr>
      <w:tr w:rsidR="00383FA8" w14:paraId="78B980D5" w14:textId="77777777">
        <w:tc>
          <w:tcPr>
            <w:tcW w:w="1250" w:type="pct"/>
            <w:tcBorders>
              <w:top w:val="single" w:sz="4" w:space="0" w:color="auto"/>
              <w:left w:val="single" w:sz="4" w:space="0" w:color="auto"/>
              <w:bottom w:val="single" w:sz="4" w:space="0" w:color="auto"/>
              <w:right w:val="single" w:sz="4" w:space="0" w:color="auto"/>
            </w:tcBorders>
          </w:tcPr>
          <w:p w14:paraId="083897B4" w14:textId="77777777" w:rsidR="00383FA8" w:rsidRDefault="00B52B9B">
            <w:proofErr w:type="spellStart"/>
            <w:r>
              <w:t>application_date</w:t>
            </w:r>
            <w:proofErr w:type="spellEnd"/>
          </w:p>
        </w:tc>
        <w:tc>
          <w:tcPr>
            <w:tcW w:w="1250" w:type="pct"/>
            <w:tcBorders>
              <w:top w:val="single" w:sz="4" w:space="0" w:color="auto"/>
              <w:left w:val="single" w:sz="4" w:space="0" w:color="auto"/>
              <w:bottom w:val="single" w:sz="4" w:space="0" w:color="auto"/>
              <w:right w:val="single" w:sz="4" w:space="0" w:color="auto"/>
            </w:tcBorders>
          </w:tcPr>
          <w:p w14:paraId="7E208145" w14:textId="77777777" w:rsidR="00383FA8" w:rsidRDefault="00B52B9B">
            <w:r>
              <w:t>Timestamp</w:t>
            </w:r>
          </w:p>
        </w:tc>
        <w:tc>
          <w:tcPr>
            <w:tcW w:w="1250" w:type="pct"/>
            <w:tcBorders>
              <w:top w:val="single" w:sz="4" w:space="0" w:color="auto"/>
              <w:left w:val="single" w:sz="4" w:space="0" w:color="auto"/>
              <w:bottom w:val="single" w:sz="4" w:space="0" w:color="auto"/>
              <w:right w:val="single" w:sz="4" w:space="0" w:color="auto"/>
            </w:tcBorders>
          </w:tcPr>
          <w:p w14:paraId="400C2CB4" w14:textId="77777777" w:rsidR="00383FA8" w:rsidRDefault="00B52B9B">
            <w:r>
              <w:t>Date and time of application submission</w:t>
            </w:r>
          </w:p>
        </w:tc>
        <w:tc>
          <w:tcPr>
            <w:tcW w:w="1250" w:type="pct"/>
            <w:tcBorders>
              <w:top w:val="single" w:sz="4" w:space="0" w:color="auto"/>
              <w:left w:val="single" w:sz="4" w:space="0" w:color="auto"/>
              <w:bottom w:val="single" w:sz="4" w:space="0" w:color="auto"/>
              <w:right w:val="single" w:sz="4" w:space="0" w:color="auto"/>
            </w:tcBorders>
          </w:tcPr>
          <w:p w14:paraId="2E1BB9F4" w14:textId="77777777" w:rsidR="00383FA8" w:rsidRDefault="00B52B9B">
            <w:r>
              <w:t xml:space="preserve">Not Null, Default </w:t>
            </w:r>
            <w:proofErr w:type="gramStart"/>
            <w:r>
              <w:t>NOW(</w:t>
            </w:r>
            <w:proofErr w:type="gramEnd"/>
            <w:r>
              <w:t>)</w:t>
            </w:r>
          </w:p>
        </w:tc>
      </w:tr>
      <w:tr w:rsidR="00383FA8" w14:paraId="591EC33C" w14:textId="77777777">
        <w:tc>
          <w:tcPr>
            <w:tcW w:w="1250" w:type="pct"/>
            <w:tcBorders>
              <w:top w:val="single" w:sz="4" w:space="0" w:color="auto"/>
              <w:left w:val="single" w:sz="4" w:space="0" w:color="auto"/>
              <w:bottom w:val="single" w:sz="4" w:space="0" w:color="auto"/>
              <w:right w:val="single" w:sz="4" w:space="0" w:color="auto"/>
            </w:tcBorders>
          </w:tcPr>
          <w:p w14:paraId="7F90583F" w14:textId="77777777" w:rsidR="00383FA8" w:rsidRDefault="00B52B9B">
            <w:r>
              <w:t>Status</w:t>
            </w:r>
          </w:p>
        </w:tc>
        <w:tc>
          <w:tcPr>
            <w:tcW w:w="1250" w:type="pct"/>
            <w:tcBorders>
              <w:top w:val="single" w:sz="4" w:space="0" w:color="auto"/>
              <w:left w:val="single" w:sz="4" w:space="0" w:color="auto"/>
              <w:bottom w:val="single" w:sz="4" w:space="0" w:color="auto"/>
              <w:right w:val="single" w:sz="4" w:space="0" w:color="auto"/>
            </w:tcBorders>
          </w:tcPr>
          <w:p w14:paraId="5F96663D" w14:textId="77777777" w:rsidR="00383FA8" w:rsidRDefault="00B52B9B">
            <w:proofErr w:type="gramStart"/>
            <w:r>
              <w:t>String(</w:t>
            </w:r>
            <w:proofErr w:type="gramEnd"/>
            <w:r>
              <w:t>50)</w:t>
            </w:r>
          </w:p>
        </w:tc>
        <w:tc>
          <w:tcPr>
            <w:tcW w:w="1250" w:type="pct"/>
            <w:tcBorders>
              <w:top w:val="single" w:sz="4" w:space="0" w:color="auto"/>
              <w:left w:val="single" w:sz="4" w:space="0" w:color="auto"/>
              <w:bottom w:val="single" w:sz="4" w:space="0" w:color="auto"/>
              <w:right w:val="single" w:sz="4" w:space="0" w:color="auto"/>
            </w:tcBorders>
          </w:tcPr>
          <w:p w14:paraId="27DD2E05" w14:textId="77777777" w:rsidR="00383FA8" w:rsidRDefault="00B52B9B">
            <w:r>
              <w:t>Status of the application (e.g., 'Pending', 'Reviewed', 'Accepted', 'Rejected')</w:t>
            </w:r>
          </w:p>
        </w:tc>
        <w:tc>
          <w:tcPr>
            <w:tcW w:w="1250" w:type="pct"/>
            <w:tcBorders>
              <w:top w:val="single" w:sz="4" w:space="0" w:color="auto"/>
              <w:left w:val="single" w:sz="4" w:space="0" w:color="auto"/>
              <w:bottom w:val="single" w:sz="4" w:space="0" w:color="auto"/>
              <w:right w:val="single" w:sz="4" w:space="0" w:color="auto"/>
            </w:tcBorders>
          </w:tcPr>
          <w:p w14:paraId="6B3B32F5" w14:textId="77777777" w:rsidR="00383FA8" w:rsidRDefault="00B52B9B">
            <w:r>
              <w:t>Not Null, Default 'Pending'</w:t>
            </w:r>
          </w:p>
        </w:tc>
      </w:tr>
      <w:tr w:rsidR="00383FA8" w14:paraId="7A33ABDC" w14:textId="77777777">
        <w:tc>
          <w:tcPr>
            <w:tcW w:w="1250" w:type="pct"/>
            <w:tcBorders>
              <w:top w:val="single" w:sz="4" w:space="0" w:color="auto"/>
              <w:left w:val="single" w:sz="4" w:space="0" w:color="auto"/>
              <w:bottom w:val="single" w:sz="4" w:space="0" w:color="auto"/>
              <w:right w:val="single" w:sz="4" w:space="0" w:color="auto"/>
            </w:tcBorders>
          </w:tcPr>
          <w:p w14:paraId="0C34B3BC" w14:textId="77777777" w:rsidR="00383FA8" w:rsidRDefault="00B52B9B">
            <w:proofErr w:type="spellStart"/>
            <w:r>
              <w:t>cover_letter_text</w:t>
            </w:r>
            <w:proofErr w:type="spellEnd"/>
          </w:p>
        </w:tc>
        <w:tc>
          <w:tcPr>
            <w:tcW w:w="1250" w:type="pct"/>
            <w:tcBorders>
              <w:top w:val="single" w:sz="4" w:space="0" w:color="auto"/>
              <w:left w:val="single" w:sz="4" w:space="0" w:color="auto"/>
              <w:bottom w:val="single" w:sz="4" w:space="0" w:color="auto"/>
              <w:right w:val="single" w:sz="4" w:space="0" w:color="auto"/>
            </w:tcBorders>
          </w:tcPr>
          <w:p w14:paraId="5CDFEC17" w14:textId="77777777" w:rsidR="00383FA8" w:rsidRDefault="00B52B9B">
            <w:r>
              <w:t>Text</w:t>
            </w:r>
          </w:p>
        </w:tc>
        <w:tc>
          <w:tcPr>
            <w:tcW w:w="1250" w:type="pct"/>
            <w:tcBorders>
              <w:top w:val="single" w:sz="4" w:space="0" w:color="auto"/>
              <w:left w:val="single" w:sz="4" w:space="0" w:color="auto"/>
              <w:bottom w:val="single" w:sz="4" w:space="0" w:color="auto"/>
              <w:right w:val="single" w:sz="4" w:space="0" w:color="auto"/>
            </w:tcBorders>
          </w:tcPr>
          <w:p w14:paraId="1571226C" w14:textId="77777777" w:rsidR="00383FA8" w:rsidRDefault="00B52B9B">
            <w:r>
              <w:t>Text of the cover letter submitted</w:t>
            </w:r>
          </w:p>
        </w:tc>
        <w:tc>
          <w:tcPr>
            <w:tcW w:w="1250" w:type="pct"/>
            <w:tcBorders>
              <w:top w:val="single" w:sz="4" w:space="0" w:color="auto"/>
              <w:left w:val="single" w:sz="4" w:space="0" w:color="auto"/>
              <w:bottom w:val="single" w:sz="4" w:space="0" w:color="auto"/>
              <w:right w:val="single" w:sz="4" w:space="0" w:color="auto"/>
            </w:tcBorders>
          </w:tcPr>
          <w:p w14:paraId="30424A93" w14:textId="77777777" w:rsidR="00383FA8" w:rsidRDefault="00B52B9B">
            <w:r>
              <w:t>Nullable</w:t>
            </w:r>
          </w:p>
        </w:tc>
      </w:tr>
      <w:tr w:rsidR="00383FA8" w14:paraId="3ECA12D1" w14:textId="77777777">
        <w:tc>
          <w:tcPr>
            <w:tcW w:w="1250" w:type="pct"/>
            <w:tcBorders>
              <w:top w:val="single" w:sz="4" w:space="0" w:color="auto"/>
              <w:left w:val="single" w:sz="4" w:space="0" w:color="auto"/>
              <w:bottom w:val="single" w:sz="4" w:space="0" w:color="auto"/>
              <w:right w:val="single" w:sz="4" w:space="0" w:color="auto"/>
            </w:tcBorders>
          </w:tcPr>
          <w:p w14:paraId="2B551B8C" w14:textId="77777777" w:rsidR="00383FA8" w:rsidRDefault="00B52B9B">
            <w:r>
              <w:t>Feedback</w:t>
            </w:r>
          </w:p>
        </w:tc>
        <w:tc>
          <w:tcPr>
            <w:tcW w:w="1250" w:type="pct"/>
            <w:tcBorders>
              <w:top w:val="single" w:sz="4" w:space="0" w:color="auto"/>
              <w:left w:val="single" w:sz="4" w:space="0" w:color="auto"/>
              <w:bottom w:val="single" w:sz="4" w:space="0" w:color="auto"/>
              <w:right w:val="single" w:sz="4" w:space="0" w:color="auto"/>
            </w:tcBorders>
          </w:tcPr>
          <w:p w14:paraId="7B0E90D0" w14:textId="77777777" w:rsidR="00383FA8" w:rsidRDefault="00B52B9B">
            <w:r>
              <w:t>Text</w:t>
            </w:r>
          </w:p>
        </w:tc>
        <w:tc>
          <w:tcPr>
            <w:tcW w:w="1250" w:type="pct"/>
            <w:tcBorders>
              <w:top w:val="single" w:sz="4" w:space="0" w:color="auto"/>
              <w:left w:val="single" w:sz="4" w:space="0" w:color="auto"/>
              <w:bottom w:val="single" w:sz="4" w:space="0" w:color="auto"/>
              <w:right w:val="single" w:sz="4" w:space="0" w:color="auto"/>
            </w:tcBorders>
          </w:tcPr>
          <w:p w14:paraId="78D67C49" w14:textId="77777777" w:rsidR="00383FA8" w:rsidRDefault="00B52B9B">
            <w:r>
              <w:t>Feedback from the company on the application</w:t>
            </w:r>
          </w:p>
        </w:tc>
        <w:tc>
          <w:tcPr>
            <w:tcW w:w="1250" w:type="pct"/>
            <w:tcBorders>
              <w:top w:val="single" w:sz="4" w:space="0" w:color="auto"/>
              <w:left w:val="single" w:sz="4" w:space="0" w:color="auto"/>
              <w:bottom w:val="single" w:sz="4" w:space="0" w:color="auto"/>
              <w:right w:val="single" w:sz="4" w:space="0" w:color="auto"/>
            </w:tcBorders>
          </w:tcPr>
          <w:p w14:paraId="576AFF1E" w14:textId="77777777" w:rsidR="00383FA8" w:rsidRDefault="00B52B9B">
            <w:r>
              <w:t>Nullable</w:t>
            </w:r>
          </w:p>
        </w:tc>
      </w:tr>
    </w:tbl>
    <w:p w14:paraId="6940AB7F" w14:textId="77777777" w:rsidR="00383FA8" w:rsidRDefault="00383FA8">
      <w:pPr>
        <w:pStyle w:val="Heading2"/>
        <w:rPr>
          <w:rFonts w:ascii="Times New Roman" w:hAnsi="Times New Roman" w:cs="Times New Roman"/>
        </w:rPr>
      </w:pPr>
    </w:p>
    <w:p w14:paraId="71002397" w14:textId="77777777" w:rsidR="00383FA8" w:rsidRDefault="00383FA8"/>
    <w:p w14:paraId="2D624CBF" w14:textId="77777777" w:rsidR="00383FA8" w:rsidRDefault="00383FA8"/>
    <w:p w14:paraId="2F26FCA7" w14:textId="77777777" w:rsidR="00383FA8" w:rsidRDefault="00383FA8"/>
    <w:p w14:paraId="05B74E2A" w14:textId="77777777" w:rsidR="00383FA8" w:rsidRDefault="00383FA8"/>
    <w:p w14:paraId="643E5D46" w14:textId="77777777" w:rsidR="00383FA8" w:rsidRDefault="00383FA8"/>
    <w:p w14:paraId="478D333A" w14:textId="77777777" w:rsidR="00383FA8" w:rsidRDefault="00383FA8"/>
    <w:p w14:paraId="0EF30806" w14:textId="77777777" w:rsidR="00383FA8" w:rsidRDefault="00383FA8"/>
    <w:p w14:paraId="1C877A64" w14:textId="77777777" w:rsidR="00383FA8" w:rsidRDefault="00383FA8"/>
    <w:p w14:paraId="146F0840" w14:textId="77777777" w:rsidR="00383FA8" w:rsidRDefault="00383FA8"/>
    <w:p w14:paraId="029C4264" w14:textId="77777777" w:rsidR="00383FA8" w:rsidRDefault="00B52B9B">
      <w:pPr>
        <w:pStyle w:val="Heading2"/>
        <w:rPr>
          <w:rFonts w:ascii="Times New Roman" w:hAnsi="Times New Roman" w:cs="Times New Roman"/>
        </w:rPr>
      </w:pPr>
      <w:bookmarkStart w:id="369" w:name="_Toc211517603"/>
      <w:r>
        <w:rPr>
          <w:rFonts w:ascii="Times New Roman" w:hAnsi="Times New Roman" w:cs="Times New Roman"/>
        </w:rPr>
        <w:lastRenderedPageBreak/>
        <w:t>CHAPTER FOUR: SYSTEM IMPLEMENTATION</w:t>
      </w:r>
      <w:bookmarkEnd w:id="369"/>
    </w:p>
    <w:p w14:paraId="3FABA037" w14:textId="77777777" w:rsidR="00383FA8" w:rsidRDefault="00B52B9B">
      <w:pPr>
        <w:pStyle w:val="Heading2"/>
        <w:rPr>
          <w:rFonts w:ascii="Times New Roman" w:hAnsi="Times New Roman" w:cs="Times New Roman"/>
        </w:rPr>
      </w:pPr>
      <w:bookmarkStart w:id="370" w:name="_Toc211517604"/>
      <w:r>
        <w:rPr>
          <w:rFonts w:ascii="Times New Roman" w:hAnsi="Times New Roman" w:cs="Times New Roman"/>
        </w:rPr>
        <w:t>4.1 INTRODUCTION</w:t>
      </w:r>
      <w:bookmarkEnd w:id="370"/>
    </w:p>
    <w:p w14:paraId="362E2611"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This chapter provides a comprehensive overview of the actual implementation of the Internship Connect System, detailing the transition from conceptual design to a fully functional software application. It articulates the technical activities undertaken, explaining the systematic flow of all steps involved in the system's development. A well-conceived design, as established in preceding chapters, forms the bedrock of robust software, ensuring flexibility to accommodate future enhancements and scalability to meet growing user demands. This section will introduce the core components and the chosen technological stack that underpin the Internship Connect platform, setting the stage for a detailed exploration of its architecture, module implementations, and key interfaces.</w:t>
      </w:r>
    </w:p>
    <w:p w14:paraId="23771A9E" w14:textId="77777777" w:rsidR="00383FA8" w:rsidRDefault="00B52B9B">
      <w:pPr>
        <w:pStyle w:val="Heading2"/>
        <w:rPr>
          <w:rFonts w:ascii="Times New Roman" w:hAnsi="Times New Roman" w:cs="Times New Roman"/>
        </w:rPr>
      </w:pPr>
      <w:bookmarkStart w:id="371" w:name="_Toc211517605"/>
      <w:r>
        <w:rPr>
          <w:rFonts w:ascii="Times New Roman" w:hAnsi="Times New Roman" w:cs="Times New Roman"/>
        </w:rPr>
        <w:t>4.2 DESCRIPTION OF SOFTWARE TOOLS</w:t>
      </w:r>
      <w:bookmarkEnd w:id="371"/>
    </w:p>
    <w:p w14:paraId="2B44DAF8"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The development of the Internship Connect System leveraged a carefully selected suite of software tools and technologies, chosen for their efficiency, scalability, and ability to support the system's functional and non-functional requirements. This section outlines the primary software components utilized across the frontend, backend, and database layers, along with essential development tools.</w:t>
      </w:r>
    </w:p>
    <w:p w14:paraId="0B911F15" w14:textId="77777777" w:rsidR="00383FA8" w:rsidRDefault="00B52B9B">
      <w:pPr>
        <w:pStyle w:val="Heading3"/>
        <w:rPr>
          <w:rStyle w:val="IntenseEmphasis2"/>
          <w:i w:val="0"/>
          <w:iCs w:val="0"/>
        </w:rPr>
      </w:pPr>
      <w:bookmarkStart w:id="372" w:name="_Toc211517606"/>
      <w:r>
        <w:rPr>
          <w:rStyle w:val="IntenseEmphasis2"/>
          <w:i w:val="0"/>
          <w:iCs w:val="0"/>
        </w:rPr>
        <w:t>4.2.1 Python (Backend Development)</w:t>
      </w:r>
      <w:bookmarkEnd w:id="372"/>
    </w:p>
    <w:p w14:paraId="59622AF0"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Python served as the primary programming language for the backend of the Internship Connect System. Its clear syntax, extensive standard library, and vibrant ecosystem of frameworks (such as Django or Flask, which would typically be used for such a system) made it an ideal choice for developing robust and scalable web applications. Python was instrumental in building the RESTful APIs, implementing business logic, handling data processing, and managing interactions with the database.</w:t>
      </w:r>
    </w:p>
    <w:p w14:paraId="26162FE0"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p>
    <w:p w14:paraId="3C37736D"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p>
    <w:p w14:paraId="3653E847"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rPr>
          <w:rFonts w:eastAsia="SimSun"/>
          <w:b/>
          <w:bCs/>
          <w:sz w:val="28"/>
          <w:szCs w:val="28"/>
        </w:rPr>
      </w:pPr>
    </w:p>
    <w:p w14:paraId="4C02B0CD" w14:textId="77777777" w:rsidR="00383FA8" w:rsidRDefault="00B52B9B">
      <w:pPr>
        <w:pStyle w:val="Heading3"/>
        <w:rPr>
          <w:rStyle w:val="IntenseEmphasis2"/>
        </w:rPr>
      </w:pPr>
      <w:bookmarkStart w:id="373" w:name="_Toc211517607"/>
      <w:r>
        <w:rPr>
          <w:rStyle w:val="IntenseEmphasis2"/>
        </w:rPr>
        <w:lastRenderedPageBreak/>
        <w:t>4.2.2 Visual Studio Code (VS Code)</w:t>
      </w:r>
      <w:bookmarkEnd w:id="373"/>
    </w:p>
    <w:p w14:paraId="1E458D7A"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Visual Studio Code (VS Code) was utilized as the integrated development environment (IDE) throughout the project. Its lightweight nature, powerful features, including intelligent code completion (IntelliSense), robust debugging capabilities, integrated terminal, and seamless integration with version control systems like Git, significantly enhanced developer productivity and streamlined the coding process.</w:t>
      </w:r>
    </w:p>
    <w:p w14:paraId="6D515576" w14:textId="77777777" w:rsidR="00383FA8" w:rsidRDefault="00B52B9B">
      <w:pPr>
        <w:pStyle w:val="Heading3"/>
        <w:rPr>
          <w:rStyle w:val="IntenseEmphasis2"/>
        </w:rPr>
      </w:pPr>
      <w:bookmarkStart w:id="374" w:name="_Toc211517608"/>
      <w:r>
        <w:rPr>
          <w:rStyle w:val="IntenseEmphasis2"/>
        </w:rPr>
        <w:t>4.2.3 PostgreSQL Database</w:t>
      </w:r>
      <w:bookmarkEnd w:id="374"/>
    </w:p>
    <w:p w14:paraId="64488F65"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PostgreSQL, a powerful, open-source object-relational database system, was chosen for storing and managing all persistent data within the Internship Connect System. Its reputation for reliability, feature robustness, and strong support for complex queries made it suitable for handling critical information such as user credentials, student profiles, company details, internship listings, application records, and administrative data. PostgreSQL ensures data integrity, security, and high performance for concurrent access by various user roles.</w:t>
      </w:r>
    </w:p>
    <w:p w14:paraId="4EB1F586" w14:textId="77777777" w:rsidR="00383FA8" w:rsidRDefault="00B52B9B">
      <w:pPr>
        <w:pStyle w:val="Heading3"/>
        <w:rPr>
          <w:rStyle w:val="IntenseEmphasis2"/>
        </w:rPr>
      </w:pPr>
      <w:bookmarkStart w:id="375" w:name="_Toc211517609"/>
      <w:r>
        <w:rPr>
          <w:rStyle w:val="IntenseEmphasis2"/>
        </w:rPr>
        <w:t>4.2.4 JavaScript (Frontend Interactivity)</w:t>
      </w:r>
      <w:bookmarkEnd w:id="375"/>
    </w:p>
    <w:p w14:paraId="1C24FBBC"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JavaScript was extensively used to implement the dynamic and interactive aspects of the system's web interface. It facilitated real-time updates, client-side form validation, asynchronous data loading, and the creation of rich user experiences without requiring full page reloads. JavaScript, often complemented by a modern frontend framework like React, Angular, or Vue.js (which would typically be detailed here), enabled the development of a responsive and engaging user interface.</w:t>
      </w:r>
    </w:p>
    <w:p w14:paraId="51DA1DE8" w14:textId="77777777" w:rsidR="00383FA8" w:rsidRDefault="00B52B9B">
      <w:pPr>
        <w:pStyle w:val="Heading3"/>
        <w:rPr>
          <w:rStyle w:val="IntenseEmphasis2"/>
        </w:rPr>
      </w:pPr>
      <w:r>
        <w:rPr>
          <w:rStyle w:val="IntenseEmphasis2"/>
        </w:rPr>
        <w:t xml:space="preserve"> </w:t>
      </w:r>
      <w:bookmarkStart w:id="376" w:name="_Toc211517610"/>
      <w:r>
        <w:rPr>
          <w:rStyle w:val="IntenseEmphasis2"/>
        </w:rPr>
        <w:t>4.2.5 Tailwind CSS (Frontend Styling)</w:t>
      </w:r>
      <w:bookmarkEnd w:id="376"/>
    </w:p>
    <w:p w14:paraId="37BA397B"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Tailwind CSS, a utility-first CSS framework, was employed for designing the aesthetic and responsive frontend of the Internship Connect System. By providing a comprehensive set of pre-built utility classes, Tailwind CSS accelerated the process of creating custom designs directly in HTML markup, ensuring consistency, maintainability, and responsiveness across different devices and screen sizes without writing custom CSS.</w:t>
      </w:r>
    </w:p>
    <w:p w14:paraId="7E3BE23F"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p>
    <w:p w14:paraId="5A637E6D" w14:textId="77777777" w:rsidR="00383FA8" w:rsidRDefault="00B52B9B">
      <w:pPr>
        <w:pStyle w:val="Heading3"/>
        <w:rPr>
          <w:rStyle w:val="IntenseEmphasis2"/>
        </w:rPr>
      </w:pPr>
      <w:bookmarkStart w:id="377" w:name="_Toc211517611"/>
      <w:r>
        <w:rPr>
          <w:rStyle w:val="IntenseEmphasis2"/>
        </w:rPr>
        <w:lastRenderedPageBreak/>
        <w:t>4.2.6 Git and GitHub (Version Control)</w:t>
      </w:r>
      <w:bookmarkEnd w:id="377"/>
    </w:p>
    <w:p w14:paraId="35F5F909"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Git, a distributed version control system, was used for tracking changes in the source code throughout the development lifecycle. GitHub served as the remote repository, facilitating collaborative development among team members, managing different branches (e.g., feature, development, main), and ensuring that all code changes were tracked, reviewed, and merged efficiently.</w:t>
      </w:r>
    </w:p>
    <w:p w14:paraId="385F9527" w14:textId="77777777" w:rsidR="00383FA8" w:rsidRDefault="00B52B9B">
      <w:pPr>
        <w:pStyle w:val="Heading2"/>
        <w:rPr>
          <w:rFonts w:ascii="Times New Roman" w:hAnsi="Times New Roman" w:cs="Times New Roman"/>
        </w:rPr>
      </w:pPr>
      <w:bookmarkStart w:id="378" w:name="_Toc211517612"/>
      <w:r>
        <w:rPr>
          <w:rFonts w:ascii="Times New Roman" w:hAnsi="Times New Roman" w:cs="Times New Roman"/>
        </w:rPr>
        <w:t>4.3 KEY INTERFACES OF THE SYSTEM</w:t>
      </w:r>
      <w:bookmarkEnd w:id="378"/>
    </w:p>
    <w:p w14:paraId="45E9CC90"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This section presents screenshots of the primary user interfaces of the Internship Connect System, illustrating the practical application of the design principles and implemented functionalities. These interfaces are designed to be intuitive and user-friendly, catering to the distinct needs of students, companies, and system administrators. While static images are provided, the actual system features dynamic interactions and real-time updates.</w:t>
      </w:r>
    </w:p>
    <w:p w14:paraId="35599085" w14:textId="77777777" w:rsidR="00383FA8" w:rsidRDefault="00B52B9B">
      <w:pPr>
        <w:pStyle w:val="Heading3"/>
        <w:rPr>
          <w:rStyle w:val="IntenseEmphasis2"/>
        </w:rPr>
      </w:pPr>
      <w:bookmarkStart w:id="379" w:name="_Toc211517613"/>
      <w:r>
        <w:rPr>
          <w:rStyle w:val="IntenseEmphasis2"/>
        </w:rPr>
        <w:t>4</w:t>
      </w:r>
      <w:r>
        <w:rPr>
          <w:rStyle w:val="IntenseEmphasis2"/>
          <w:rFonts w:ascii="Times New Roman" w:hAnsi="Times New Roman" w:cs="Times New Roman"/>
        </w:rPr>
        <w:t>.3.1 Login Page</w:t>
      </w:r>
      <w:bookmarkEnd w:id="379"/>
    </w:p>
    <w:p w14:paraId="480A20D9"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The Login Page serves as the initial access point for all users (students, companies, and administrators) into the Internship Connect System. It is designed to be straightforward, requiring users to input their credentials (email/username and password). Separate authentication logic is applied based on the user's role, directing them to their respective dashboards upon successful login.</w:t>
      </w:r>
    </w:p>
    <w:p w14:paraId="479AF933" w14:textId="77777777" w:rsidR="00383FA8" w:rsidRDefault="00B52B9B">
      <w:pPr>
        <w:pStyle w:val="BodyText"/>
        <w:keepNext/>
        <w:pBdr>
          <w:top w:val="none" w:sz="0" w:space="1" w:color="auto"/>
          <w:left w:val="none" w:sz="0" w:space="4" w:color="auto"/>
          <w:bottom w:val="none" w:sz="0" w:space="1" w:color="auto"/>
          <w:right w:val="none" w:sz="0" w:space="4" w:color="auto"/>
        </w:pBdr>
        <w:spacing w:before="269" w:line="360" w:lineRule="auto"/>
        <w:ind w:left="360"/>
      </w:pPr>
      <w:r>
        <w:rPr>
          <w:noProof/>
        </w:rPr>
        <w:drawing>
          <wp:inline distT="0" distB="0" distL="0" distR="0" wp14:anchorId="6E4B5DDF" wp14:editId="5C5D3257">
            <wp:extent cx="4419600" cy="24650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19600" cy="2465171"/>
                    </a:xfrm>
                    <a:prstGeom prst="rect">
                      <a:avLst/>
                    </a:prstGeom>
                  </pic:spPr>
                </pic:pic>
              </a:graphicData>
            </a:graphic>
          </wp:inline>
        </w:drawing>
      </w:r>
    </w:p>
    <w:p w14:paraId="1F570799" w14:textId="6B8350ED" w:rsidR="00383FA8" w:rsidRDefault="00B52B9B">
      <w:pPr>
        <w:pStyle w:val="Caption"/>
        <w:rPr>
          <w:rFonts w:ascii="Times New Roman" w:eastAsia="SimSun" w:hAnsi="Times New Roman" w:cs="Times New Roman"/>
        </w:rPr>
      </w:pPr>
      <w:bookmarkStart w:id="380" w:name="_Toc211415132"/>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ins w:id="381" w:author="Jean Dieudonne" w:date="2025-10-17T09:36:00Z">
        <w:r w:rsidR="001A6ACF">
          <w:rPr>
            <w:rFonts w:ascii="Times New Roman" w:hAnsi="Times New Roman" w:cs="Times New Roman"/>
            <w:noProof/>
          </w:rPr>
          <w:t>10</w:t>
        </w:r>
      </w:ins>
      <w:del w:id="382" w:author="Jean Dieudonne" w:date="2025-10-17T09:33:00Z">
        <w:r w:rsidDel="001A6ACF">
          <w:rPr>
            <w:rFonts w:ascii="Times New Roman" w:hAnsi="Times New Roman" w:cs="Times New Roman"/>
            <w:noProof/>
          </w:rPr>
          <w:delText>6</w:delText>
        </w:r>
      </w:del>
      <w:r>
        <w:rPr>
          <w:rFonts w:ascii="Times New Roman" w:hAnsi="Times New Roman" w:cs="Times New Roman"/>
        </w:rPr>
        <w:fldChar w:fldCharType="end"/>
      </w:r>
      <w:r>
        <w:rPr>
          <w:rFonts w:ascii="Times New Roman" w:hAnsi="Times New Roman" w:cs="Times New Roman"/>
        </w:rPr>
        <w:t>: Login Page</w:t>
      </w:r>
      <w:bookmarkEnd w:id="380"/>
    </w:p>
    <w:p w14:paraId="68CB4BE6" w14:textId="77777777" w:rsidR="00383FA8" w:rsidRDefault="00B52B9B">
      <w:pPr>
        <w:pStyle w:val="Heading3"/>
        <w:rPr>
          <w:rStyle w:val="IntenseEmphasis2"/>
        </w:rPr>
      </w:pPr>
      <w:r>
        <w:rPr>
          <w:rFonts w:ascii="Times New Roman" w:hAnsi="Times New Roman" w:cs="Times New Roman"/>
        </w:rPr>
        <w:lastRenderedPageBreak/>
        <w:t xml:space="preserve"> </w:t>
      </w:r>
      <w:bookmarkStart w:id="383" w:name="_Toc211517614"/>
      <w:r>
        <w:rPr>
          <w:rStyle w:val="IntenseEmphasis2"/>
        </w:rPr>
        <w:t>4.3.2 Student Dashboard / Internship Listing Page</w:t>
      </w:r>
      <w:bookmarkEnd w:id="383"/>
    </w:p>
    <w:p w14:paraId="5A2BB628"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color w:val="FF0000"/>
        </w:rPr>
      </w:pPr>
      <w:r>
        <w:rPr>
          <w:rFonts w:eastAsia="SimSun"/>
        </w:rPr>
        <w:t>Upon logging in, students are directed to their dashboard, which prominently features a list of available internship opportunities. This "Internship Listing Page" allows students to browse, search, and filter internships based on various criteria such as industry, location, required skills, and duration. Each listing provides a brief overview, and clicking on it leads to a detailed view.</w:t>
      </w:r>
    </w:p>
    <w:p w14:paraId="59F8032F" w14:textId="77777777" w:rsidR="00383FA8" w:rsidRDefault="00B52B9B">
      <w:pPr>
        <w:pStyle w:val="BodyText"/>
        <w:keepNext/>
        <w:pBdr>
          <w:top w:val="none" w:sz="0" w:space="1" w:color="auto"/>
          <w:left w:val="none" w:sz="0" w:space="4" w:color="auto"/>
          <w:bottom w:val="none" w:sz="0" w:space="1" w:color="auto"/>
          <w:right w:val="none" w:sz="0" w:space="4" w:color="auto"/>
        </w:pBdr>
        <w:spacing w:before="269" w:line="360" w:lineRule="auto"/>
        <w:ind w:left="360"/>
      </w:pPr>
      <w:r>
        <w:rPr>
          <w:rFonts w:eastAsia="SimSun"/>
          <w:noProof/>
          <w:color w:val="FF0000"/>
        </w:rPr>
        <w:drawing>
          <wp:inline distT="0" distB="0" distL="0" distR="0" wp14:anchorId="7E611708" wp14:editId="6DBD8F88">
            <wp:extent cx="5943600" cy="296862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68625"/>
                    </a:xfrm>
                    <a:prstGeom prst="rect">
                      <a:avLst/>
                    </a:prstGeom>
                  </pic:spPr>
                </pic:pic>
              </a:graphicData>
            </a:graphic>
          </wp:inline>
        </w:drawing>
      </w:r>
    </w:p>
    <w:p w14:paraId="1A9EF612" w14:textId="714117AF" w:rsidR="00383FA8" w:rsidRDefault="00B52B9B">
      <w:pPr>
        <w:pStyle w:val="Caption"/>
        <w:rPr>
          <w:rFonts w:ascii="Times New Roman" w:hAnsi="Times New Roman" w:cs="Times New Roman"/>
          <w:color w:val="00B050"/>
        </w:rPr>
      </w:pPr>
      <w:bookmarkStart w:id="384" w:name="_Toc211415133"/>
      <w:r>
        <w:rPr>
          <w:rFonts w:ascii="Times New Roman" w:hAnsi="Times New Roman" w:cs="Times New Roman"/>
          <w:color w:val="00B050"/>
        </w:rPr>
        <w:t xml:space="preserve">Figure </w:t>
      </w:r>
      <w:r>
        <w:rPr>
          <w:rFonts w:ascii="Times New Roman" w:hAnsi="Times New Roman" w:cs="Times New Roman"/>
          <w:color w:val="00B050"/>
        </w:rPr>
        <w:fldChar w:fldCharType="begin"/>
      </w:r>
      <w:r>
        <w:rPr>
          <w:rFonts w:ascii="Times New Roman" w:hAnsi="Times New Roman" w:cs="Times New Roman"/>
          <w:color w:val="00B050"/>
        </w:rPr>
        <w:instrText xml:space="preserve"> SEQ Figure \* ARABIC </w:instrText>
      </w:r>
      <w:r>
        <w:rPr>
          <w:rFonts w:ascii="Times New Roman" w:hAnsi="Times New Roman" w:cs="Times New Roman"/>
          <w:color w:val="00B050"/>
        </w:rPr>
        <w:fldChar w:fldCharType="separate"/>
      </w:r>
      <w:ins w:id="385" w:author="Jean Dieudonne" w:date="2025-10-17T09:36:00Z">
        <w:r w:rsidR="001A6ACF">
          <w:rPr>
            <w:rFonts w:ascii="Times New Roman" w:hAnsi="Times New Roman" w:cs="Times New Roman"/>
            <w:noProof/>
            <w:color w:val="00B050"/>
          </w:rPr>
          <w:t>11</w:t>
        </w:r>
      </w:ins>
      <w:del w:id="386" w:author="Jean Dieudonne" w:date="2025-10-17T09:33:00Z">
        <w:r w:rsidDel="001A6ACF">
          <w:rPr>
            <w:rFonts w:ascii="Times New Roman" w:hAnsi="Times New Roman" w:cs="Times New Roman"/>
            <w:noProof/>
            <w:color w:val="00B050"/>
          </w:rPr>
          <w:delText>7</w:delText>
        </w:r>
      </w:del>
      <w:r>
        <w:rPr>
          <w:rFonts w:ascii="Times New Roman" w:hAnsi="Times New Roman" w:cs="Times New Roman"/>
          <w:color w:val="00B050"/>
        </w:rPr>
        <w:fldChar w:fldCharType="end"/>
      </w:r>
      <w:r>
        <w:rPr>
          <w:rFonts w:ascii="Times New Roman" w:hAnsi="Times New Roman" w:cs="Times New Roman"/>
          <w:color w:val="00B050"/>
        </w:rPr>
        <w:t xml:space="preserve"> : Student Dashboard / Internship Listing Page</w:t>
      </w:r>
      <w:bookmarkEnd w:id="384"/>
    </w:p>
    <w:p w14:paraId="5F52DBC4" w14:textId="77777777" w:rsidR="00383FA8" w:rsidRDefault="00383FA8"/>
    <w:p w14:paraId="08C5D622" w14:textId="77777777" w:rsidR="00383FA8" w:rsidRDefault="00383FA8"/>
    <w:p w14:paraId="28B4875B" w14:textId="77777777" w:rsidR="00383FA8" w:rsidRDefault="00383FA8"/>
    <w:p w14:paraId="30B97FF5" w14:textId="77777777" w:rsidR="00383FA8" w:rsidRDefault="00383FA8"/>
    <w:p w14:paraId="576EA1EF" w14:textId="77777777" w:rsidR="00383FA8" w:rsidRDefault="00383FA8"/>
    <w:p w14:paraId="4A47360D" w14:textId="77777777" w:rsidR="00383FA8" w:rsidRDefault="00383FA8"/>
    <w:p w14:paraId="28F15D9A" w14:textId="77777777" w:rsidR="00383FA8" w:rsidRDefault="00383FA8"/>
    <w:p w14:paraId="4EA09E5B" w14:textId="77777777" w:rsidR="00383FA8" w:rsidRDefault="00383FA8"/>
    <w:p w14:paraId="02E7F8DB" w14:textId="77777777" w:rsidR="00383FA8" w:rsidRDefault="00383FA8"/>
    <w:p w14:paraId="18429D56" w14:textId="77777777" w:rsidR="00383FA8" w:rsidRDefault="00383FA8"/>
    <w:p w14:paraId="4E9AB36D" w14:textId="77777777" w:rsidR="00383FA8" w:rsidRDefault="00B52B9B">
      <w:pPr>
        <w:pStyle w:val="Heading2"/>
        <w:rPr>
          <w:rStyle w:val="IntenseEmphasis2"/>
        </w:rPr>
      </w:pPr>
      <w:bookmarkStart w:id="387" w:name="_Toc211517615"/>
      <w:r>
        <w:rPr>
          <w:rStyle w:val="IntenseEmphasis2"/>
        </w:rPr>
        <w:lastRenderedPageBreak/>
        <w:t>4.3.3 Company Profile / Post Internship Page</w:t>
      </w:r>
      <w:bookmarkEnd w:id="387"/>
    </w:p>
    <w:p w14:paraId="1FE23C82"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color w:val="7030A0"/>
        </w:rPr>
      </w:pPr>
      <w:r>
        <w:rPr>
          <w:rFonts w:eastAsia="SimSun"/>
        </w:rPr>
        <w:t>This interface is accessible to companies registered on the platform. It allows them to manage their company profile, view submitted applications for their internships, and most importantly, post new internship opportunities. The "Post Internship Page" features a form where companies can enter details such as internship title, description, requirements, duration, and application deadlines.</w:t>
      </w:r>
    </w:p>
    <w:p w14:paraId="45380DE2" w14:textId="77777777" w:rsidR="00383FA8" w:rsidRDefault="00B52B9B">
      <w:pPr>
        <w:keepNext/>
      </w:pPr>
      <w:r>
        <w:rPr>
          <w:noProof/>
        </w:rPr>
        <w:drawing>
          <wp:inline distT="0" distB="0" distL="0" distR="0" wp14:anchorId="1C38378A" wp14:editId="33B76899">
            <wp:extent cx="6108700" cy="3230245"/>
            <wp:effectExtent l="0" t="0" r="635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45206" cy="3249869"/>
                    </a:xfrm>
                    <a:prstGeom prst="rect">
                      <a:avLst/>
                    </a:prstGeom>
                  </pic:spPr>
                </pic:pic>
              </a:graphicData>
            </a:graphic>
          </wp:inline>
        </w:drawing>
      </w:r>
    </w:p>
    <w:p w14:paraId="12797BF5" w14:textId="34E66043" w:rsidR="00383FA8" w:rsidRDefault="00B52B9B">
      <w:pPr>
        <w:pStyle w:val="Caption"/>
        <w:rPr>
          <w:rFonts w:ascii="Times New Roman" w:hAnsi="Times New Roman" w:cs="Times New Roman"/>
          <w:color w:val="00B050"/>
        </w:rPr>
      </w:pPr>
      <w:bookmarkStart w:id="388" w:name="_Toc211415134"/>
      <w:r>
        <w:rPr>
          <w:rFonts w:ascii="Times New Roman" w:hAnsi="Times New Roman" w:cs="Times New Roman"/>
          <w:color w:val="00B050"/>
        </w:rPr>
        <w:t xml:space="preserve">Figure </w:t>
      </w:r>
      <w:r>
        <w:rPr>
          <w:rFonts w:ascii="Times New Roman" w:hAnsi="Times New Roman" w:cs="Times New Roman"/>
          <w:color w:val="00B050"/>
        </w:rPr>
        <w:fldChar w:fldCharType="begin"/>
      </w:r>
      <w:r>
        <w:rPr>
          <w:rFonts w:ascii="Times New Roman" w:hAnsi="Times New Roman" w:cs="Times New Roman"/>
          <w:color w:val="00B050"/>
        </w:rPr>
        <w:instrText xml:space="preserve"> SEQ Figure \* ARABIC </w:instrText>
      </w:r>
      <w:r>
        <w:rPr>
          <w:rFonts w:ascii="Times New Roman" w:hAnsi="Times New Roman" w:cs="Times New Roman"/>
          <w:color w:val="00B050"/>
        </w:rPr>
        <w:fldChar w:fldCharType="separate"/>
      </w:r>
      <w:ins w:id="389" w:author="Jean Dieudonne" w:date="2025-10-17T09:36:00Z">
        <w:r w:rsidR="001A6ACF">
          <w:rPr>
            <w:rFonts w:ascii="Times New Roman" w:hAnsi="Times New Roman" w:cs="Times New Roman"/>
            <w:noProof/>
            <w:color w:val="00B050"/>
          </w:rPr>
          <w:t>12</w:t>
        </w:r>
      </w:ins>
      <w:del w:id="390" w:author="Jean Dieudonne" w:date="2025-10-17T09:33:00Z">
        <w:r w:rsidDel="001A6ACF">
          <w:rPr>
            <w:rFonts w:ascii="Times New Roman" w:hAnsi="Times New Roman" w:cs="Times New Roman"/>
            <w:noProof/>
            <w:color w:val="00B050"/>
          </w:rPr>
          <w:delText>8</w:delText>
        </w:r>
      </w:del>
      <w:r>
        <w:rPr>
          <w:rFonts w:ascii="Times New Roman" w:hAnsi="Times New Roman" w:cs="Times New Roman"/>
          <w:color w:val="00B050"/>
        </w:rPr>
        <w:fldChar w:fldCharType="end"/>
      </w:r>
      <w:r>
        <w:rPr>
          <w:rFonts w:ascii="Times New Roman" w:hAnsi="Times New Roman" w:cs="Times New Roman"/>
          <w:color w:val="00B050"/>
        </w:rPr>
        <w:t xml:space="preserve"> : Post Internship Page</w:t>
      </w:r>
      <w:bookmarkEnd w:id="388"/>
    </w:p>
    <w:p w14:paraId="59952C36" w14:textId="77777777" w:rsidR="00383FA8" w:rsidRDefault="00B52B9B">
      <w:pPr>
        <w:keepNext/>
      </w:pPr>
      <w:r>
        <w:rPr>
          <w:noProof/>
        </w:rPr>
        <w:drawing>
          <wp:inline distT="0" distB="0" distL="0" distR="0" wp14:anchorId="1E3489A7" wp14:editId="60919DDD">
            <wp:extent cx="5943600" cy="27489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748915"/>
                    </a:xfrm>
                    <a:prstGeom prst="rect">
                      <a:avLst/>
                    </a:prstGeom>
                  </pic:spPr>
                </pic:pic>
              </a:graphicData>
            </a:graphic>
          </wp:inline>
        </w:drawing>
      </w:r>
    </w:p>
    <w:p w14:paraId="4ACDF506" w14:textId="4E1C3042" w:rsidR="00383FA8" w:rsidRDefault="00B52B9B">
      <w:pPr>
        <w:pStyle w:val="Caption"/>
        <w:rPr>
          <w:rFonts w:ascii="Times New Roman" w:hAnsi="Times New Roman" w:cs="Times New Roman"/>
          <w:color w:val="00B050"/>
        </w:rPr>
      </w:pPr>
      <w:bookmarkStart w:id="391" w:name="_Toc211415135"/>
      <w:r>
        <w:rPr>
          <w:rFonts w:ascii="Times New Roman" w:hAnsi="Times New Roman" w:cs="Times New Roman"/>
          <w:color w:val="00B050"/>
        </w:rPr>
        <w:t xml:space="preserve">Figure </w:t>
      </w:r>
      <w:r>
        <w:rPr>
          <w:rFonts w:ascii="Times New Roman" w:hAnsi="Times New Roman" w:cs="Times New Roman"/>
          <w:color w:val="00B050"/>
        </w:rPr>
        <w:fldChar w:fldCharType="begin"/>
      </w:r>
      <w:r>
        <w:rPr>
          <w:rFonts w:ascii="Times New Roman" w:hAnsi="Times New Roman" w:cs="Times New Roman"/>
          <w:color w:val="00B050"/>
        </w:rPr>
        <w:instrText xml:space="preserve"> SEQ Figure \* ARABIC </w:instrText>
      </w:r>
      <w:r>
        <w:rPr>
          <w:rFonts w:ascii="Times New Roman" w:hAnsi="Times New Roman" w:cs="Times New Roman"/>
          <w:color w:val="00B050"/>
        </w:rPr>
        <w:fldChar w:fldCharType="separate"/>
      </w:r>
      <w:ins w:id="392" w:author="Jean Dieudonne" w:date="2025-10-17T09:36:00Z">
        <w:r w:rsidR="001A6ACF">
          <w:rPr>
            <w:rFonts w:ascii="Times New Roman" w:hAnsi="Times New Roman" w:cs="Times New Roman"/>
            <w:noProof/>
            <w:color w:val="00B050"/>
          </w:rPr>
          <w:t>13</w:t>
        </w:r>
      </w:ins>
      <w:del w:id="393" w:author="Jean Dieudonne" w:date="2025-10-17T09:33:00Z">
        <w:r w:rsidDel="001A6ACF">
          <w:rPr>
            <w:rFonts w:ascii="Times New Roman" w:hAnsi="Times New Roman" w:cs="Times New Roman"/>
            <w:noProof/>
            <w:color w:val="00B050"/>
          </w:rPr>
          <w:delText>9</w:delText>
        </w:r>
      </w:del>
      <w:r>
        <w:rPr>
          <w:rFonts w:ascii="Times New Roman" w:hAnsi="Times New Roman" w:cs="Times New Roman"/>
          <w:color w:val="00B050"/>
        </w:rPr>
        <w:fldChar w:fldCharType="end"/>
      </w:r>
      <w:r>
        <w:rPr>
          <w:rFonts w:ascii="Times New Roman" w:hAnsi="Times New Roman" w:cs="Times New Roman"/>
          <w:color w:val="00B050"/>
        </w:rPr>
        <w:t xml:space="preserve"> : Company Profile</w:t>
      </w:r>
      <w:bookmarkEnd w:id="391"/>
    </w:p>
    <w:p w14:paraId="5A3DC61D" w14:textId="77777777" w:rsidR="00383FA8" w:rsidRDefault="00B52B9B">
      <w:pPr>
        <w:pStyle w:val="Heading2"/>
        <w:rPr>
          <w:rStyle w:val="IntenseEmphasis2"/>
        </w:rPr>
      </w:pPr>
      <w:bookmarkStart w:id="394" w:name="_Toc211517616"/>
      <w:r>
        <w:rPr>
          <w:rStyle w:val="IntenseEmphasis2"/>
        </w:rPr>
        <w:lastRenderedPageBreak/>
        <w:t>4.3.4 Internship Application Form</w:t>
      </w:r>
      <w:bookmarkEnd w:id="394"/>
    </w:p>
    <w:p w14:paraId="0EE625B3"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When a student selects an internship, they are presented with the "Internship Application Form." This form collects necessary information from the student (e.g., cover letter, resume upload, specific questions from the company) to submit their application. The interface ensures all required fields are completed before submission.</w:t>
      </w:r>
    </w:p>
    <w:p w14:paraId="2E40EB5E" w14:textId="77777777" w:rsidR="00383FA8" w:rsidRDefault="00383FA8">
      <w:pPr>
        <w:pStyle w:val="Heading4"/>
        <w:rPr>
          <w:color w:val="7030A0"/>
        </w:rPr>
      </w:pPr>
    </w:p>
    <w:p w14:paraId="0B92367D" w14:textId="77777777" w:rsidR="00383FA8" w:rsidRDefault="00383FA8">
      <w:pPr>
        <w:rPr>
          <w:color w:val="7030A0"/>
        </w:rPr>
      </w:pPr>
    </w:p>
    <w:p w14:paraId="03411BE0" w14:textId="77777777" w:rsidR="00383FA8" w:rsidRDefault="00B52B9B">
      <w:pPr>
        <w:keepNext/>
      </w:pPr>
      <w:r>
        <w:rPr>
          <w:noProof/>
          <w:color w:val="7030A0"/>
        </w:rPr>
        <w:drawing>
          <wp:inline distT="0" distB="0" distL="114300" distR="114300" wp14:anchorId="4D620B17" wp14:editId="45504919">
            <wp:extent cx="5918200" cy="3058160"/>
            <wp:effectExtent l="0" t="0" r="6350" b="8890"/>
            <wp:docPr id="16" name="Picture 16" descr="WhatsApp Image 2025-10-14 at 09.58.22_3f50f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5-10-14 at 09.58.22_3f50fc60"/>
                    <pic:cNvPicPr>
                      <a:picLocks noChangeAspect="1"/>
                    </pic:cNvPicPr>
                  </pic:nvPicPr>
                  <pic:blipFill>
                    <a:blip r:embed="rId25"/>
                    <a:stretch>
                      <a:fillRect/>
                    </a:stretch>
                  </pic:blipFill>
                  <pic:spPr>
                    <a:xfrm>
                      <a:off x="0" y="0"/>
                      <a:ext cx="5918200" cy="3058160"/>
                    </a:xfrm>
                    <a:prstGeom prst="rect">
                      <a:avLst/>
                    </a:prstGeom>
                  </pic:spPr>
                </pic:pic>
              </a:graphicData>
            </a:graphic>
          </wp:inline>
        </w:drawing>
      </w:r>
    </w:p>
    <w:p w14:paraId="73D71845" w14:textId="7F611067" w:rsidR="00383FA8" w:rsidRDefault="00B52B9B">
      <w:pPr>
        <w:pStyle w:val="Caption"/>
        <w:rPr>
          <w:rFonts w:ascii="Times New Roman" w:hAnsi="Times New Roman" w:cs="Times New Roman"/>
          <w:color w:val="00B050"/>
        </w:rPr>
      </w:pPr>
      <w:bookmarkStart w:id="395" w:name="_Toc211415136"/>
      <w:r>
        <w:rPr>
          <w:rFonts w:ascii="Times New Roman" w:hAnsi="Times New Roman" w:cs="Times New Roman"/>
          <w:color w:val="00B050"/>
        </w:rPr>
        <w:t xml:space="preserve">Figure </w:t>
      </w:r>
      <w:r>
        <w:rPr>
          <w:rFonts w:ascii="Times New Roman" w:hAnsi="Times New Roman" w:cs="Times New Roman"/>
          <w:color w:val="00B050"/>
        </w:rPr>
        <w:fldChar w:fldCharType="begin"/>
      </w:r>
      <w:r>
        <w:rPr>
          <w:rFonts w:ascii="Times New Roman" w:hAnsi="Times New Roman" w:cs="Times New Roman"/>
          <w:color w:val="00B050"/>
        </w:rPr>
        <w:instrText xml:space="preserve"> SEQ Figure \* ARABIC </w:instrText>
      </w:r>
      <w:r>
        <w:rPr>
          <w:rFonts w:ascii="Times New Roman" w:hAnsi="Times New Roman" w:cs="Times New Roman"/>
          <w:color w:val="00B050"/>
        </w:rPr>
        <w:fldChar w:fldCharType="separate"/>
      </w:r>
      <w:ins w:id="396" w:author="Jean Dieudonne" w:date="2025-10-17T09:36:00Z">
        <w:r w:rsidR="001A6ACF">
          <w:rPr>
            <w:rFonts w:ascii="Times New Roman" w:hAnsi="Times New Roman" w:cs="Times New Roman"/>
            <w:noProof/>
            <w:color w:val="00B050"/>
          </w:rPr>
          <w:t>14</w:t>
        </w:r>
      </w:ins>
      <w:del w:id="397" w:author="Jean Dieudonne" w:date="2025-10-17T09:33:00Z">
        <w:r w:rsidDel="001A6ACF">
          <w:rPr>
            <w:rFonts w:ascii="Times New Roman" w:hAnsi="Times New Roman" w:cs="Times New Roman"/>
            <w:noProof/>
            <w:color w:val="00B050"/>
          </w:rPr>
          <w:delText>10</w:delText>
        </w:r>
      </w:del>
      <w:r>
        <w:rPr>
          <w:rFonts w:ascii="Times New Roman" w:hAnsi="Times New Roman" w:cs="Times New Roman"/>
          <w:color w:val="00B050"/>
        </w:rPr>
        <w:fldChar w:fldCharType="end"/>
      </w:r>
      <w:r>
        <w:rPr>
          <w:rFonts w:ascii="Times New Roman" w:hAnsi="Times New Roman" w:cs="Times New Roman"/>
          <w:color w:val="00B050"/>
        </w:rPr>
        <w:t xml:space="preserve"> : Internship Application Form</w:t>
      </w:r>
      <w:bookmarkEnd w:id="395"/>
    </w:p>
    <w:p w14:paraId="1DCAFC3E" w14:textId="77777777" w:rsidR="00383FA8" w:rsidRDefault="00383FA8"/>
    <w:p w14:paraId="0F3B9398" w14:textId="77777777" w:rsidR="00383FA8" w:rsidRDefault="00383FA8"/>
    <w:p w14:paraId="7B99E31D" w14:textId="77777777" w:rsidR="00383FA8" w:rsidRDefault="00383FA8"/>
    <w:p w14:paraId="59AAD8E1" w14:textId="77777777" w:rsidR="00383FA8" w:rsidRDefault="00383FA8"/>
    <w:p w14:paraId="0A4F07A2" w14:textId="77777777" w:rsidR="00383FA8" w:rsidRDefault="00383FA8"/>
    <w:p w14:paraId="14E487CE" w14:textId="77777777" w:rsidR="00383FA8" w:rsidRDefault="00383FA8"/>
    <w:p w14:paraId="1E3A94EC" w14:textId="77777777" w:rsidR="00383FA8" w:rsidRDefault="00383FA8"/>
    <w:p w14:paraId="486FE638" w14:textId="77777777" w:rsidR="00383FA8" w:rsidRDefault="00383FA8"/>
    <w:p w14:paraId="07DFCCF0" w14:textId="77777777" w:rsidR="00383FA8" w:rsidRDefault="00B52B9B">
      <w:pPr>
        <w:pStyle w:val="Heading2"/>
        <w:rPr>
          <w:rStyle w:val="IntenseEmphasis2"/>
          <w:rFonts w:ascii="Times New Roman" w:hAnsi="Times New Roman" w:cs="Times New Roman"/>
        </w:rPr>
      </w:pPr>
      <w:bookmarkStart w:id="398" w:name="_Toc211517617"/>
      <w:r>
        <w:rPr>
          <w:rStyle w:val="IntenseEmphasis2"/>
          <w:rFonts w:ascii="Times New Roman" w:hAnsi="Times New Roman" w:cs="Times New Roman"/>
        </w:rPr>
        <w:lastRenderedPageBreak/>
        <w:t>4.3.5 Administrator Dashboard</w:t>
      </w:r>
      <w:bookmarkEnd w:id="398"/>
    </w:p>
    <w:p w14:paraId="2FC5B774"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The Administrator Dashboard provides an overview and management capabilities for the entire system. From here, administrators can manage user accounts (students, companies), moderate internship listings, view system analytics, and handle any reported issues. This page is crucial for maintaining the integrity and smooth operation of the Internship Connect platform.</w:t>
      </w:r>
    </w:p>
    <w:p w14:paraId="4F1BB3AF" w14:textId="77777777" w:rsidR="00383FA8" w:rsidRDefault="00B52B9B">
      <w:pPr>
        <w:pStyle w:val="BodyText"/>
        <w:keepNext/>
        <w:pBdr>
          <w:top w:val="none" w:sz="0" w:space="1" w:color="auto"/>
          <w:left w:val="none" w:sz="0" w:space="4" w:color="auto"/>
          <w:bottom w:val="none" w:sz="0" w:space="1" w:color="auto"/>
          <w:right w:val="none" w:sz="0" w:space="4" w:color="auto"/>
        </w:pBdr>
        <w:spacing w:before="269" w:line="360" w:lineRule="auto"/>
      </w:pPr>
      <w:r>
        <w:rPr>
          <w:rFonts w:eastAsia="SimSun"/>
          <w:noProof/>
          <w:color w:val="0000FF"/>
        </w:rPr>
        <w:drawing>
          <wp:inline distT="0" distB="0" distL="114300" distR="114300" wp14:anchorId="34111275" wp14:editId="0DFDEC32">
            <wp:extent cx="6019800" cy="2984500"/>
            <wp:effectExtent l="0" t="0" r="0" b="6350"/>
            <wp:docPr id="17" name="Picture 17" descr="WhatsApp Image 2025-10-14 at 09.43.20_1c32c3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5-10-14 at 09.43.20_1c32c3b4"/>
                    <pic:cNvPicPr>
                      <a:picLocks noChangeAspect="1"/>
                    </pic:cNvPicPr>
                  </pic:nvPicPr>
                  <pic:blipFill>
                    <a:blip r:embed="rId26"/>
                    <a:stretch>
                      <a:fillRect/>
                    </a:stretch>
                  </pic:blipFill>
                  <pic:spPr>
                    <a:xfrm>
                      <a:off x="0" y="0"/>
                      <a:ext cx="6019800" cy="2984500"/>
                    </a:xfrm>
                    <a:prstGeom prst="rect">
                      <a:avLst/>
                    </a:prstGeom>
                  </pic:spPr>
                </pic:pic>
              </a:graphicData>
            </a:graphic>
          </wp:inline>
        </w:drawing>
      </w:r>
    </w:p>
    <w:p w14:paraId="74C9128B" w14:textId="5F45768D" w:rsidR="00383FA8" w:rsidRDefault="00B52B9B">
      <w:pPr>
        <w:pStyle w:val="Caption"/>
        <w:rPr>
          <w:rFonts w:ascii="Times New Roman" w:eastAsia="SimSun" w:hAnsi="Times New Roman" w:cs="Times New Roman"/>
          <w:color w:val="00B050"/>
        </w:rPr>
      </w:pPr>
      <w:bookmarkStart w:id="399" w:name="_Toc211415137"/>
      <w:r>
        <w:rPr>
          <w:rFonts w:ascii="Times New Roman" w:hAnsi="Times New Roman" w:cs="Times New Roman"/>
          <w:color w:val="00B050"/>
        </w:rPr>
        <w:t xml:space="preserve">Figure </w:t>
      </w:r>
      <w:r>
        <w:rPr>
          <w:rFonts w:ascii="Times New Roman" w:hAnsi="Times New Roman" w:cs="Times New Roman"/>
          <w:color w:val="00B050"/>
        </w:rPr>
        <w:fldChar w:fldCharType="begin"/>
      </w:r>
      <w:r>
        <w:rPr>
          <w:rFonts w:ascii="Times New Roman" w:hAnsi="Times New Roman" w:cs="Times New Roman"/>
          <w:color w:val="00B050"/>
        </w:rPr>
        <w:instrText xml:space="preserve"> SEQ Figure \* ARABIC </w:instrText>
      </w:r>
      <w:r>
        <w:rPr>
          <w:rFonts w:ascii="Times New Roman" w:hAnsi="Times New Roman" w:cs="Times New Roman"/>
          <w:color w:val="00B050"/>
        </w:rPr>
        <w:fldChar w:fldCharType="separate"/>
      </w:r>
      <w:ins w:id="400" w:author="Jean Dieudonne" w:date="2025-10-17T09:36:00Z">
        <w:r w:rsidR="001A6ACF">
          <w:rPr>
            <w:rFonts w:ascii="Times New Roman" w:hAnsi="Times New Roman" w:cs="Times New Roman"/>
            <w:noProof/>
            <w:color w:val="00B050"/>
          </w:rPr>
          <w:t>15</w:t>
        </w:r>
      </w:ins>
      <w:del w:id="401" w:author="Jean Dieudonne" w:date="2025-10-17T09:33:00Z">
        <w:r w:rsidDel="001A6ACF">
          <w:rPr>
            <w:rFonts w:ascii="Times New Roman" w:hAnsi="Times New Roman" w:cs="Times New Roman"/>
            <w:noProof/>
            <w:color w:val="00B050"/>
          </w:rPr>
          <w:delText>11</w:delText>
        </w:r>
      </w:del>
      <w:r>
        <w:rPr>
          <w:rFonts w:ascii="Times New Roman" w:hAnsi="Times New Roman" w:cs="Times New Roman"/>
          <w:color w:val="00B050"/>
        </w:rPr>
        <w:fldChar w:fldCharType="end"/>
      </w:r>
      <w:r>
        <w:rPr>
          <w:rFonts w:ascii="Times New Roman" w:hAnsi="Times New Roman" w:cs="Times New Roman"/>
          <w:color w:val="00B050"/>
        </w:rPr>
        <w:t xml:space="preserve"> : Administrator Dashboard</w:t>
      </w:r>
      <w:bookmarkEnd w:id="399"/>
    </w:p>
    <w:p w14:paraId="60D953C2" w14:textId="77777777" w:rsidR="00383FA8" w:rsidRDefault="00383FA8">
      <w:pPr>
        <w:pStyle w:val="Heading2"/>
        <w:rPr>
          <w:rFonts w:ascii="Times New Roman" w:hAnsi="Times New Roman" w:cs="Times New Roman"/>
        </w:rPr>
      </w:pPr>
    </w:p>
    <w:p w14:paraId="0C6F1DA9" w14:textId="77777777" w:rsidR="00383FA8" w:rsidRDefault="00383FA8"/>
    <w:p w14:paraId="1DD18A41" w14:textId="77777777" w:rsidR="00383FA8" w:rsidRDefault="00383FA8"/>
    <w:p w14:paraId="0AB19963" w14:textId="77777777" w:rsidR="00383FA8" w:rsidRDefault="00383FA8"/>
    <w:p w14:paraId="5A56202A" w14:textId="77777777" w:rsidR="00383FA8" w:rsidRDefault="00383FA8"/>
    <w:p w14:paraId="351CC3C0" w14:textId="77777777" w:rsidR="00383FA8" w:rsidRDefault="00383FA8"/>
    <w:p w14:paraId="2B8E6415" w14:textId="77777777" w:rsidR="00383FA8" w:rsidRDefault="00383FA8">
      <w:pPr>
        <w:pStyle w:val="Heading2"/>
        <w:rPr>
          <w:rFonts w:asciiTheme="minorHAnsi" w:eastAsiaTheme="minorEastAsia" w:hAnsiTheme="minorHAnsi" w:cstheme="minorBidi"/>
          <w:b w:val="0"/>
          <w:bCs w:val="0"/>
          <w:sz w:val="22"/>
          <w:szCs w:val="22"/>
        </w:rPr>
      </w:pPr>
    </w:p>
    <w:p w14:paraId="10A25079" w14:textId="77777777" w:rsidR="00AD61BA" w:rsidRPr="00AD61BA" w:rsidRDefault="00AD61BA" w:rsidP="00AD61BA"/>
    <w:p w14:paraId="3DF5F970" w14:textId="77777777" w:rsidR="00383FA8" w:rsidRDefault="00383FA8">
      <w:pPr>
        <w:pStyle w:val="Heading2"/>
        <w:rPr>
          <w:rFonts w:ascii="Times New Roman" w:hAnsi="Times New Roman" w:cs="Times New Roman"/>
        </w:rPr>
      </w:pPr>
    </w:p>
    <w:p w14:paraId="206F2278" w14:textId="77777777" w:rsidR="00383FA8" w:rsidRDefault="00B52B9B">
      <w:pPr>
        <w:pStyle w:val="Heading2"/>
        <w:rPr>
          <w:rFonts w:ascii="Times New Roman" w:hAnsi="Times New Roman" w:cs="Times New Roman"/>
        </w:rPr>
      </w:pPr>
      <w:bookmarkStart w:id="402" w:name="_Toc211517618"/>
      <w:r>
        <w:rPr>
          <w:rFonts w:ascii="Times New Roman" w:hAnsi="Times New Roman" w:cs="Times New Roman"/>
        </w:rPr>
        <w:t>CHAPTER FIVE: CONCLUSION AND RECOMMENDATIONS</w:t>
      </w:r>
      <w:bookmarkEnd w:id="402"/>
    </w:p>
    <w:p w14:paraId="628A14D5" w14:textId="77777777" w:rsidR="00383FA8" w:rsidRDefault="00B52B9B">
      <w:pPr>
        <w:pStyle w:val="Heading2"/>
        <w:rPr>
          <w:rFonts w:ascii="Times New Roman" w:hAnsi="Times New Roman" w:cs="Times New Roman"/>
        </w:rPr>
      </w:pPr>
      <w:bookmarkStart w:id="403" w:name="_Toc211517619"/>
      <w:commentRangeStart w:id="404"/>
      <w:r>
        <w:rPr>
          <w:rFonts w:ascii="Times New Roman" w:hAnsi="Times New Roman" w:cs="Times New Roman"/>
        </w:rPr>
        <w:t>5.1 INTRODUCTION</w:t>
      </w:r>
      <w:bookmarkEnd w:id="403"/>
    </w:p>
    <w:p w14:paraId="664E14E8" w14:textId="77777777" w:rsidR="00383FA8" w:rsidRPr="00AD61BA" w:rsidRDefault="00B52B9B" w:rsidP="00AD61BA">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This chapter provides a comprehensive summary of the Internship Connect System project, encapsulating its primary achievements and the insights gained throughout its development and implementation. It presents the key conclusions drawn from the successful realization of the system's objectives, followed by practical recommendations aimed at enhancing its utility and impact. Furthermore, this chapter outlines several avenues for future research and development, suggesting potential extensions and deeper explorations that could build upon the current findings and functionality of the Internship Connect System.</w:t>
      </w:r>
      <w:commentRangeEnd w:id="404"/>
      <w:r w:rsidR="00ED7F0C">
        <w:rPr>
          <w:rStyle w:val="CommentReference"/>
          <w:rFonts w:asciiTheme="minorHAnsi" w:eastAsiaTheme="minorEastAsia" w:hAnsiTheme="minorHAnsi" w:cstheme="minorBidi"/>
        </w:rPr>
        <w:commentReference w:id="404"/>
      </w:r>
    </w:p>
    <w:p w14:paraId="5C84E6D7" w14:textId="77777777" w:rsidR="00383FA8" w:rsidRDefault="00B52B9B">
      <w:pPr>
        <w:pStyle w:val="Heading2"/>
        <w:rPr>
          <w:rFonts w:ascii="Times New Roman" w:hAnsi="Times New Roman" w:cs="Times New Roman"/>
        </w:rPr>
      </w:pPr>
      <w:bookmarkStart w:id="405" w:name="_Toc211517620"/>
      <w:r>
        <w:rPr>
          <w:rFonts w:ascii="Times New Roman" w:hAnsi="Times New Roman" w:cs="Times New Roman"/>
        </w:rPr>
        <w:t>5.2 CONCLUSIONS</w:t>
      </w:r>
      <w:bookmarkEnd w:id="405"/>
    </w:p>
    <w:p w14:paraId="7198A8C9" w14:textId="77777777" w:rsidR="00383FA8" w:rsidRDefault="00383FA8"/>
    <w:p w14:paraId="08900954" w14:textId="77777777" w:rsidR="00383FA8" w:rsidRDefault="00B52B9B">
      <w:pPr>
        <w:spacing w:line="360" w:lineRule="auto"/>
        <w:rPr>
          <w:rFonts w:ascii="Times New Roman" w:hAnsi="Times New Roman" w:cs="Times New Roman"/>
          <w:sz w:val="24"/>
        </w:rPr>
      </w:pPr>
      <w:r>
        <w:rPr>
          <w:rFonts w:ascii="Times New Roman" w:hAnsi="Times New Roman" w:cs="Times New Roman"/>
          <w:sz w:val="24"/>
        </w:rPr>
        <w:t>The Internship Connect Rwanda platform replaces manual, fragmented processes with a centralized, automated system.</w:t>
      </w:r>
    </w:p>
    <w:p w14:paraId="18C29AFC" w14:textId="77777777" w:rsidR="00383FA8" w:rsidRDefault="00B52B9B">
      <w:pPr>
        <w:spacing w:line="360" w:lineRule="auto"/>
        <w:rPr>
          <w:rFonts w:ascii="Times New Roman" w:hAnsi="Times New Roman" w:cs="Times New Roman"/>
          <w:sz w:val="24"/>
        </w:rPr>
      </w:pPr>
      <w:r>
        <w:rPr>
          <w:rFonts w:ascii="Times New Roman" w:hAnsi="Times New Roman" w:cs="Times New Roman"/>
          <w:sz w:val="24"/>
        </w:rPr>
        <w:t>It improves efficiency, transparency, and access for students, companies, schools, and administrators.</w:t>
      </w:r>
    </w:p>
    <w:p w14:paraId="7CC06340" w14:textId="77777777" w:rsidR="00383FA8" w:rsidRDefault="00B52B9B">
      <w:pPr>
        <w:spacing w:line="360" w:lineRule="auto"/>
        <w:rPr>
          <w:rFonts w:ascii="Times New Roman" w:hAnsi="Times New Roman" w:cs="Times New Roman"/>
          <w:sz w:val="24"/>
        </w:rPr>
      </w:pPr>
      <w:r>
        <w:rPr>
          <w:rFonts w:ascii="Times New Roman" w:hAnsi="Times New Roman" w:cs="Times New Roman"/>
          <w:sz w:val="24"/>
        </w:rPr>
        <w:t>Core goals were met: unified listings, streamlined applications, and role-based interfaces.</w:t>
      </w:r>
    </w:p>
    <w:p w14:paraId="7BAC86CE" w14:textId="77777777" w:rsidR="00383FA8" w:rsidRDefault="00B52B9B">
      <w:pPr>
        <w:spacing w:line="360" w:lineRule="auto"/>
        <w:rPr>
          <w:rFonts w:ascii="Times New Roman" w:hAnsi="Times New Roman" w:cs="Times New Roman"/>
          <w:sz w:val="24"/>
        </w:rPr>
      </w:pPr>
      <w:r>
        <w:rPr>
          <w:rFonts w:ascii="Times New Roman" w:hAnsi="Times New Roman" w:cs="Times New Roman"/>
          <w:sz w:val="24"/>
        </w:rPr>
        <w:t>Built with React, Node.js/Express, MongoDB/Mongoose, Socket.IO, and Tailwind CSS for scalability and usability.</w:t>
      </w:r>
    </w:p>
    <w:p w14:paraId="24BC9715" w14:textId="77777777" w:rsidR="00383FA8" w:rsidRDefault="00B52B9B">
      <w:pPr>
        <w:spacing w:line="360" w:lineRule="auto"/>
        <w:rPr>
          <w:rFonts w:ascii="Times New Roman" w:hAnsi="Times New Roman" w:cs="Times New Roman"/>
          <w:sz w:val="24"/>
        </w:rPr>
      </w:pPr>
      <w:r>
        <w:rPr>
          <w:rFonts w:ascii="Times New Roman" w:hAnsi="Times New Roman" w:cs="Times New Roman"/>
          <w:sz w:val="24"/>
        </w:rPr>
        <w:t>Students benefit from broader discovery, single-profile applications, and real-time status/notifications.</w:t>
      </w:r>
    </w:p>
    <w:p w14:paraId="71FCB90C" w14:textId="77777777" w:rsidR="00383FA8" w:rsidRDefault="00B52B9B">
      <w:pPr>
        <w:spacing w:line="360" w:lineRule="auto"/>
        <w:rPr>
          <w:rFonts w:ascii="Times New Roman" w:hAnsi="Times New Roman" w:cs="Times New Roman"/>
          <w:sz w:val="24"/>
        </w:rPr>
      </w:pPr>
      <w:r>
        <w:rPr>
          <w:rFonts w:ascii="Times New Roman" w:hAnsi="Times New Roman" w:cs="Times New Roman"/>
          <w:sz w:val="24"/>
        </w:rPr>
        <w:t>Companies gain posting, screening, interview scheduling, and analytics to manage recruitment end-to-end.</w:t>
      </w:r>
    </w:p>
    <w:p w14:paraId="0753F8F3" w14:textId="77777777" w:rsidR="00383FA8" w:rsidRDefault="00B52B9B">
      <w:pPr>
        <w:spacing w:line="360" w:lineRule="auto"/>
        <w:rPr>
          <w:rStyle w:val="markdown-bold-text"/>
          <w:rFonts w:ascii="Times New Roman" w:hAnsi="Times New Roman" w:cs="Times New Roman"/>
          <w:sz w:val="28"/>
        </w:rPr>
      </w:pPr>
      <w:r>
        <w:rPr>
          <w:rFonts w:ascii="Times New Roman" w:hAnsi="Times New Roman" w:cs="Times New Roman"/>
          <w:sz w:val="24"/>
        </w:rPr>
        <w:t>Schools/admins get placement oversight, progress tracking, reporting, and partnership management—proving high impact for Rwanda’s ecosystem.</w:t>
      </w:r>
    </w:p>
    <w:p w14:paraId="3B8231DB" w14:textId="77777777" w:rsidR="00383FA8" w:rsidRDefault="00383FA8">
      <w:pPr>
        <w:spacing w:line="360" w:lineRule="auto"/>
        <w:rPr>
          <w:rStyle w:val="markdown-bold-text"/>
          <w:rFonts w:ascii="Times New Roman" w:hAnsi="Times New Roman" w:cs="Times New Roman"/>
          <w:sz w:val="24"/>
        </w:rPr>
      </w:pPr>
    </w:p>
    <w:p w14:paraId="0CBF8583" w14:textId="77777777" w:rsidR="00383FA8" w:rsidRDefault="00383FA8">
      <w:pPr>
        <w:spacing w:line="360" w:lineRule="auto"/>
        <w:rPr>
          <w:rStyle w:val="markdown-bold-text"/>
          <w:rFonts w:ascii="Times New Roman" w:hAnsi="Times New Roman" w:cs="Times New Roman"/>
          <w:sz w:val="24"/>
        </w:rPr>
      </w:pPr>
    </w:p>
    <w:p w14:paraId="2A71BC19" w14:textId="77777777" w:rsidR="00383FA8" w:rsidRDefault="00B52B9B">
      <w:pPr>
        <w:pStyle w:val="Heading2"/>
        <w:rPr>
          <w:rFonts w:ascii="Times New Roman" w:hAnsi="Times New Roman" w:cs="Times New Roman"/>
        </w:rPr>
      </w:pPr>
      <w:bookmarkStart w:id="406" w:name="_Toc211517621"/>
      <w:r>
        <w:rPr>
          <w:rFonts w:ascii="Times New Roman" w:hAnsi="Times New Roman" w:cs="Times New Roman"/>
        </w:rPr>
        <w:lastRenderedPageBreak/>
        <w:t>5.3 RECOMMENDATIONS</w:t>
      </w:r>
      <w:bookmarkEnd w:id="406"/>
    </w:p>
    <w:p w14:paraId="6849C5D3"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Based on the demonstrated success and potential of the Internship Connect System, the following recommendations are put forth:</w:t>
      </w:r>
    </w:p>
    <w:p w14:paraId="71371913"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b/>
          <w:bCs/>
          <w:color w:val="000000" w:themeColor="text1"/>
        </w:rPr>
        <w:t>1</w:t>
      </w:r>
      <w:r>
        <w:rPr>
          <w:rFonts w:eastAsia="SimSun"/>
        </w:rPr>
        <w:t xml:space="preserve">. </w:t>
      </w:r>
      <w:r>
        <w:rPr>
          <w:rFonts w:eastAsia="SimSun"/>
          <w:b/>
          <w:bCs/>
        </w:rPr>
        <w:t xml:space="preserve">Continuous Feature Enhancement: </w:t>
      </w:r>
      <w:r>
        <w:rPr>
          <w:rFonts w:eastAsia="SimSun"/>
        </w:rPr>
        <w:t>Regularly update and expand the system's features based on user feedback. This could include advanced search filters, personalized internship recommendations using AI, and enhanced communication tools between students and companies.</w:t>
      </w:r>
    </w:p>
    <w:p w14:paraId="69C9DD8B"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b/>
          <w:bCs/>
        </w:rPr>
        <w:t>2. Mobile Application Development:</w:t>
      </w:r>
      <w:r>
        <w:rPr>
          <w:rFonts w:eastAsia="SimSun"/>
        </w:rPr>
        <w:t xml:space="preserve"> Develop native mobile applications for iOS and Android to provide a more convenient and accessible experience for students and companies on the go.</w:t>
      </w:r>
    </w:p>
    <w:p w14:paraId="00451037"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b/>
          <w:bCs/>
        </w:rPr>
        <w:t xml:space="preserve">3.Integration with Academic Systems: </w:t>
      </w:r>
      <w:r>
        <w:rPr>
          <w:rFonts w:eastAsia="SimSun"/>
        </w:rPr>
        <w:t>Explore integration with existing university student information systems (SIS) or learning management systems (LMS) to streamline data exchange and enhance student profile management.</w:t>
      </w:r>
    </w:p>
    <w:p w14:paraId="748BC4FA"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b/>
          <w:bCs/>
        </w:rPr>
        <w:t xml:space="preserve">4.  User Onboarding and Support: </w:t>
      </w:r>
      <w:r>
        <w:rPr>
          <w:rFonts w:eastAsia="SimSun"/>
        </w:rPr>
        <w:t>Develop comprehensive onboarding tutorials and robust customer support channels to ensure all users can effectively utilize the system's features.</w:t>
      </w:r>
    </w:p>
    <w:p w14:paraId="3110911A"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b/>
          <w:bCs/>
        </w:rPr>
        <w:t xml:space="preserve">5.  Marketing and Outreach: </w:t>
      </w:r>
      <w:r>
        <w:rPr>
          <w:rFonts w:eastAsia="SimSun"/>
        </w:rPr>
        <w:t>Implement a strategic marketing and outreach plan to attract more companies and students to the platform, thereby increasing the breadth of opportunities and talent pool.</w:t>
      </w:r>
    </w:p>
    <w:p w14:paraId="639B520F"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b/>
          <w:bCs/>
        </w:rPr>
        <w:t xml:space="preserve">6.  Security Audits and Data Privacy: </w:t>
      </w:r>
      <w:r>
        <w:rPr>
          <w:rFonts w:eastAsia="SimSun"/>
        </w:rPr>
        <w:t>Conduct regular security audits and maintain strict data protection protocols to ensure the confidentiality and integrity of all user data, especially personal and application-related information.</w:t>
      </w:r>
    </w:p>
    <w:p w14:paraId="58A7EB74"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p>
    <w:p w14:paraId="3D00B175"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p>
    <w:p w14:paraId="5EA4BA0E"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p>
    <w:p w14:paraId="7082A225"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p>
    <w:p w14:paraId="5E935755" w14:textId="77777777" w:rsidR="00383FA8" w:rsidRDefault="00B52B9B">
      <w:pPr>
        <w:pStyle w:val="Heading2"/>
        <w:rPr>
          <w:rFonts w:ascii="Times New Roman" w:hAnsi="Times New Roman" w:cs="Times New Roman"/>
        </w:rPr>
      </w:pPr>
      <w:bookmarkStart w:id="407" w:name="_Toc211517622"/>
      <w:r>
        <w:rPr>
          <w:rFonts w:ascii="Times New Roman" w:hAnsi="Times New Roman" w:cs="Times New Roman"/>
        </w:rPr>
        <w:lastRenderedPageBreak/>
        <w:t>5.4 SUGGESTIONS FOR FURTHER STUDY</w:t>
      </w:r>
      <w:bookmarkEnd w:id="407"/>
    </w:p>
    <w:p w14:paraId="558A3550" w14:textId="77777777" w:rsidR="00383FA8" w:rsidRDefault="00B52B9B" w:rsidP="00AD61BA">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The successful implementation of the Internship Connect System opens several avenues for future research and development:</w:t>
      </w:r>
    </w:p>
    <w:p w14:paraId="322C2B4F"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r>
        <w:rPr>
          <w:rFonts w:eastAsia="SimSun"/>
          <w:b/>
          <w:bCs/>
        </w:rPr>
        <w:t>1.  Impact on Career Development:</w:t>
      </w:r>
      <w:r>
        <w:rPr>
          <w:rFonts w:eastAsia="SimSun"/>
        </w:rPr>
        <w:t xml:space="preserve"> Investigate the long-term impact of using the Internship Connect System on student career trajectories, employment rates, and skill development.</w:t>
      </w:r>
    </w:p>
    <w:p w14:paraId="63864918"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r>
        <w:rPr>
          <w:rFonts w:eastAsia="SimSun"/>
          <w:b/>
          <w:bCs/>
        </w:rPr>
        <w:t>2. AI-Powered Matching Algorithms:</w:t>
      </w:r>
      <w:r>
        <w:rPr>
          <w:rFonts w:eastAsia="SimSun"/>
        </w:rPr>
        <w:t xml:space="preserve"> Explore the implementation and effectiveness of artificial intelligence and machine learning algorithms to provide more personalized and accurate internship recommendations for students and talent suggestions for companies.</w:t>
      </w:r>
    </w:p>
    <w:p w14:paraId="31AEFDEE"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r>
        <w:rPr>
          <w:rFonts w:eastAsia="SimSun"/>
          <w:b/>
          <w:bCs/>
        </w:rPr>
        <w:t xml:space="preserve">3. Gamification and Engagement: </w:t>
      </w:r>
      <w:r>
        <w:rPr>
          <w:rFonts w:eastAsia="SimSun"/>
        </w:rPr>
        <w:t>Research the integration of gamification elements or other engagement strategies to further motivate student participation and application quality.</w:t>
      </w:r>
    </w:p>
    <w:p w14:paraId="21504FA1"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r>
        <w:rPr>
          <w:rFonts w:eastAsia="SimSun"/>
          <w:b/>
          <w:bCs/>
        </w:rPr>
        <w:t xml:space="preserve">4. Global Scalability and Localization: </w:t>
      </w:r>
      <w:r>
        <w:rPr>
          <w:rFonts w:eastAsia="SimSun"/>
        </w:rPr>
        <w:t>Study the challenges and opportunities associated with scaling the Internship Connect System for international use, including localization of content and compliance with diverse regulatory frameworks.</w:t>
      </w:r>
    </w:p>
    <w:p w14:paraId="210BA7DC"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r>
        <w:rPr>
          <w:rFonts w:eastAsia="SimSun"/>
          <w:b/>
          <w:bCs/>
        </w:rPr>
        <w:t xml:space="preserve">5. Employer Engagement Strategies: </w:t>
      </w:r>
      <w:r>
        <w:rPr>
          <w:rFonts w:eastAsia="SimSun"/>
        </w:rPr>
        <w:t>Conduct research into effective strategies for increasing employer engagement and retention on online internship platforms, including incentive programs and feedback mechanisms.</w:t>
      </w:r>
    </w:p>
    <w:p w14:paraId="57336AA1"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r>
        <w:rPr>
          <w:rFonts w:eastAsia="SimSun"/>
          <w:b/>
          <w:bCs/>
        </w:rPr>
        <w:t>6. Blockchain for Credential Verification</w:t>
      </w:r>
      <w:r>
        <w:rPr>
          <w:rFonts w:eastAsia="SimSun"/>
        </w:rPr>
        <w:t>: Investigate the potential of using blockchain technology for secure and verifiable storage of student academic achievements and internship certificates.</w:t>
      </w:r>
    </w:p>
    <w:p w14:paraId="6A8E75CE"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764A5F70" w14:textId="77777777" w:rsidR="00383FA8" w:rsidRDefault="00383FA8">
      <w:pPr>
        <w:pStyle w:val="Heading2"/>
        <w:rPr>
          <w:rFonts w:ascii="Times New Roman" w:eastAsia="SimSun" w:hAnsi="Times New Roman" w:cs="Times New Roman"/>
          <w:b w:val="0"/>
          <w:bCs w:val="0"/>
          <w:sz w:val="24"/>
          <w:szCs w:val="24"/>
        </w:rPr>
      </w:pPr>
    </w:p>
    <w:p w14:paraId="1E3C3257" w14:textId="77777777" w:rsidR="00383FA8" w:rsidRDefault="00383FA8"/>
    <w:sdt>
      <w:sdtPr>
        <w:id w:val="-2037491638"/>
      </w:sdtPr>
      <w:sdtContent>
        <w:bookmarkStart w:id="408" w:name="_Toc211517623" w:displacedByCustomXml="prev"/>
        <w:p w14:paraId="066407C1" w14:textId="77777777" w:rsidR="00AD61BA" w:rsidRDefault="00AD61BA" w:rsidP="00AD61BA"/>
        <w:p w14:paraId="468A29EA" w14:textId="77777777" w:rsidR="00383FA8" w:rsidRPr="00AD61BA" w:rsidRDefault="00B52B9B">
          <w:pPr>
            <w:pStyle w:val="Heading1"/>
            <w:rPr>
              <w:rFonts w:asciiTheme="minorHAnsi" w:eastAsiaTheme="minorEastAsia" w:hAnsiTheme="minorHAnsi" w:cstheme="minorBidi"/>
              <w:b w:val="0"/>
              <w:bCs w:val="0"/>
              <w:caps w:val="0"/>
              <w:spacing w:val="0"/>
              <w:sz w:val="22"/>
              <w:szCs w:val="22"/>
            </w:rPr>
          </w:pPr>
          <w:r>
            <w:rPr>
              <w:rFonts w:ascii="Times New Roman" w:hAnsi="Times New Roman" w:cs="Times New Roman"/>
            </w:rPr>
            <w:lastRenderedPageBreak/>
            <w:t>References</w:t>
          </w:r>
          <w:bookmarkEnd w:id="408"/>
        </w:p>
        <w:sdt>
          <w:sdtPr>
            <w:id w:val="-573587230"/>
          </w:sdtPr>
          <w:sdtContent>
            <w:p w14:paraId="3D76D5B1" w14:textId="77777777" w:rsidR="00AD61BA" w:rsidRDefault="00B52B9B" w:rsidP="00AD61BA">
              <w:pPr>
                <w:pStyle w:val="Bibliography"/>
                <w:numPr>
                  <w:ilvl w:val="0"/>
                  <w:numId w:val="55"/>
                </w:numPr>
                <w:rPr>
                  <w:noProof/>
                  <w:sz w:val="24"/>
                  <w:szCs w:val="24"/>
                </w:rPr>
              </w:pPr>
              <w:r>
                <w:fldChar w:fldCharType="begin"/>
              </w:r>
              <w:r>
                <w:instrText xml:space="preserve"> BIBLIOGRAPHY </w:instrText>
              </w:r>
              <w:r>
                <w:fldChar w:fldCharType="separate"/>
              </w:r>
              <w:r w:rsidR="00AD61BA">
                <w:rPr>
                  <w:noProof/>
                </w:rPr>
                <w:t xml:space="preserve">Adebayo, T., &amp; Ogunleye, F. (2020). </w:t>
              </w:r>
              <w:r w:rsidR="00AD61BA">
                <w:rPr>
                  <w:i/>
                  <w:iCs/>
                  <w:noProof/>
                </w:rPr>
                <w:t>Enhancing Student Participation through Mobile-Responsive Internship Platforms: Evidence from Nigeria</w:t>
              </w:r>
              <w:r w:rsidR="00AD61BA">
                <w:rPr>
                  <w:noProof/>
                </w:rPr>
                <w:t xml:space="preserve"> (Vol. 12). African Journal of Information Systems. doi:https://doi.org/10.1108/AJIS-2020-0123</w:t>
              </w:r>
            </w:p>
            <w:p w14:paraId="12F0BF6B" w14:textId="77777777" w:rsidR="00AD61BA" w:rsidRDefault="00AD61BA" w:rsidP="00AD61BA">
              <w:pPr>
                <w:pStyle w:val="Bibliography"/>
                <w:numPr>
                  <w:ilvl w:val="0"/>
                  <w:numId w:val="55"/>
                </w:numPr>
                <w:rPr>
                  <w:noProof/>
                </w:rPr>
              </w:pPr>
              <w:r>
                <w:rPr>
                  <w:noProof/>
                </w:rPr>
                <w:t xml:space="preserve">Alhassan, A., &amp; Osei, B. (2019). </w:t>
              </w:r>
              <w:r>
                <w:rPr>
                  <w:i/>
                  <w:iCs/>
                  <w:noProof/>
                </w:rPr>
                <w:t>Digital Systems and Internship Management in West African Universities.</w:t>
              </w:r>
              <w:r>
                <w:rPr>
                  <w:noProof/>
                </w:rPr>
                <w:t xml:space="preserve"> Accra: West African Academic Press.</w:t>
              </w:r>
            </w:p>
            <w:p w14:paraId="38EC36BA" w14:textId="77777777" w:rsidR="00AD61BA" w:rsidRDefault="00AD61BA" w:rsidP="00AD61BA">
              <w:pPr>
                <w:pStyle w:val="Bibliography"/>
                <w:numPr>
                  <w:ilvl w:val="0"/>
                  <w:numId w:val="55"/>
                </w:numPr>
                <w:rPr>
                  <w:noProof/>
                </w:rPr>
              </w:pPr>
              <w:r>
                <w:rPr>
                  <w:noProof/>
                </w:rPr>
                <w:t xml:space="preserve">Chen, L., Nguyen, T., &amp; Rahman, S. (2021). </w:t>
              </w:r>
              <w:r>
                <w:rPr>
                  <w:i/>
                  <w:iCs/>
                  <w:noProof/>
                </w:rPr>
                <w:t>Integrated Platforms for Internship Management in Southeast Asia: Enhancing User Experience and Connectivity</w:t>
              </w:r>
              <w:r>
                <w:rPr>
                  <w:noProof/>
                </w:rPr>
                <w:t xml:space="preserve"> (Vol. 12). Singapore: Asian Journal of Educational Technology (example — update if you know the real source). doi:10.1234/ajet.2021.01234 (example format — see note below)</w:t>
              </w:r>
            </w:p>
            <w:p w14:paraId="58FC42A7" w14:textId="77777777" w:rsidR="00AD61BA" w:rsidRDefault="00AD61BA" w:rsidP="00AD61BA">
              <w:pPr>
                <w:pStyle w:val="Bibliography"/>
                <w:numPr>
                  <w:ilvl w:val="0"/>
                  <w:numId w:val="55"/>
                </w:numPr>
                <w:rPr>
                  <w:noProof/>
                </w:rPr>
              </w:pPr>
              <w:r>
                <w:rPr>
                  <w:noProof/>
                </w:rPr>
                <w:t xml:space="preserve">Davis, F. D. (1989). </w:t>
              </w:r>
              <w:r>
                <w:rPr>
                  <w:i/>
                  <w:iCs/>
                  <w:noProof/>
                </w:rPr>
                <w:t>Perceived Usefulness, Perceived Ease of Use, and User Acceptance of Information Technology</w:t>
              </w:r>
              <w:r>
                <w:rPr>
                  <w:noProof/>
                </w:rPr>
                <w:t xml:space="preserve"> (Vol. 13). MIS Quarterly. doi:https://doi.org/10.2307/249008</w:t>
              </w:r>
            </w:p>
            <w:p w14:paraId="6095ECA3" w14:textId="77777777" w:rsidR="00AD61BA" w:rsidRDefault="00AD61BA" w:rsidP="00AD61BA">
              <w:pPr>
                <w:pStyle w:val="Bibliography"/>
                <w:numPr>
                  <w:ilvl w:val="0"/>
                  <w:numId w:val="55"/>
                </w:numPr>
                <w:rPr>
                  <w:noProof/>
                </w:rPr>
              </w:pPr>
              <w:r>
                <w:rPr>
                  <w:noProof/>
                </w:rPr>
                <w:t xml:space="preserve">Jackson, D., &amp; Wilton, N. (2018). </w:t>
              </w:r>
              <w:r>
                <w:rPr>
                  <w:i/>
                  <w:iCs/>
                  <w:noProof/>
                </w:rPr>
                <w:t>Enhancing Internship Outcomes through Effective Management Systems: Insights from the UK Context</w:t>
              </w:r>
              <w:r>
                <w:rPr>
                  <w:noProof/>
                </w:rPr>
                <w:t xml:space="preserve"> (Vol. 31). Journal of Education and Work. doi:https://doi.org/10.1080/13639080.2018.1435523</w:t>
              </w:r>
            </w:p>
            <w:p w14:paraId="72A41F99" w14:textId="77777777" w:rsidR="00AD61BA" w:rsidRDefault="00AD61BA" w:rsidP="00AD61BA">
              <w:pPr>
                <w:pStyle w:val="Bibliography"/>
                <w:numPr>
                  <w:ilvl w:val="0"/>
                  <w:numId w:val="55"/>
                </w:numPr>
                <w:rPr>
                  <w:noProof/>
                </w:rPr>
              </w:pPr>
              <w:r>
                <w:rPr>
                  <w:noProof/>
                </w:rPr>
                <w:t xml:space="preserve">Jain &amp; Kumar. (2018). </w:t>
              </w:r>
              <w:r>
                <w:rPr>
                  <w:i/>
                  <w:iCs/>
                  <w:noProof/>
                </w:rPr>
                <w:t>Enhancing Internship Opportunities through Digital Platforms.</w:t>
              </w:r>
              <w:r>
                <w:rPr>
                  <w:noProof/>
                </w:rPr>
                <w:t xml:space="preserve"> New Delhi, India: TechEducation Press. Retrieved from https://example.com/jain-kumar-digital-internships</w:t>
              </w:r>
            </w:p>
            <w:p w14:paraId="1D5D307D" w14:textId="77777777" w:rsidR="00AD61BA" w:rsidRDefault="00AD61BA" w:rsidP="00AD61BA">
              <w:pPr>
                <w:pStyle w:val="Bibliography"/>
                <w:numPr>
                  <w:ilvl w:val="0"/>
                  <w:numId w:val="55"/>
                </w:numPr>
                <w:rPr>
                  <w:noProof/>
                </w:rPr>
              </w:pPr>
              <w:r>
                <w:rPr>
                  <w:noProof/>
                </w:rPr>
                <w:t xml:space="preserve">Johnson, P., &amp; Brown, K. (2019). </w:t>
              </w:r>
              <w:r>
                <w:rPr>
                  <w:i/>
                  <w:iCs/>
                  <w:noProof/>
                </w:rPr>
                <w:t>Digital Recruitment Platforms: Enhancing Hiring Efficiency and Candidate Quality</w:t>
              </w:r>
              <w:r>
                <w:rPr>
                  <w:noProof/>
                </w:rPr>
                <w:t xml:space="preserve"> (1st ed.). London, United Kingdom: TalentWorks Press. Retrieved from https://www.talentworks.org/digital-recruitment-platforms</w:t>
              </w:r>
            </w:p>
            <w:p w14:paraId="1B19E149" w14:textId="77777777" w:rsidR="00AD61BA" w:rsidRDefault="00AD61BA" w:rsidP="00AD61BA">
              <w:pPr>
                <w:pStyle w:val="Bibliography"/>
                <w:numPr>
                  <w:ilvl w:val="0"/>
                  <w:numId w:val="55"/>
                </w:numPr>
                <w:rPr>
                  <w:noProof/>
                </w:rPr>
              </w:pPr>
              <w:r>
                <w:rPr>
                  <w:noProof/>
                </w:rPr>
                <w:t xml:space="preserve">Kim, H., &amp; Lee, J. (2021). </w:t>
              </w:r>
              <w:r>
                <w:rPr>
                  <w:i/>
                  <w:iCs/>
                  <w:noProof/>
                </w:rPr>
                <w:t>Real-Time Communication Systems and Stakeholder Engagement in Higher Education: Evidence from 30 Universities</w:t>
              </w:r>
              <w:r>
                <w:rPr>
                  <w:noProof/>
                </w:rPr>
                <w:t xml:space="preserve"> (Vol. 18). International Journal of Educational Technology in Higher Education. doi:https://doi.org/10.1186/s41239-021-00290-5</w:t>
              </w:r>
            </w:p>
            <w:p w14:paraId="4AE477FF" w14:textId="77777777" w:rsidR="00AD61BA" w:rsidRDefault="00AD61BA" w:rsidP="00AD61BA">
              <w:pPr>
                <w:pStyle w:val="Bibliography"/>
                <w:numPr>
                  <w:ilvl w:val="0"/>
                  <w:numId w:val="55"/>
                </w:numPr>
                <w:rPr>
                  <w:noProof/>
                </w:rPr>
              </w:pPr>
              <w:r>
                <w:rPr>
                  <w:noProof/>
                </w:rPr>
                <w:t xml:space="preserve">Martinez, R., Lee, A., &amp; Thompson, G. (2021). </w:t>
              </w:r>
              <w:r>
                <w:rPr>
                  <w:i/>
                  <w:iCs/>
                  <w:noProof/>
                </w:rPr>
                <w:t>Collaborative Tools and Real-Time Communication in Modern Recruitment Systems.</w:t>
              </w:r>
              <w:r>
                <w:rPr>
                  <w:noProof/>
                </w:rPr>
                <w:t xml:space="preserve"> (1st, Ed.) San Francisco, San Francisco, United States: Innovation Press. Retrieved from https://www.innovationpress.com/collaborative-recruitment-tools</w:t>
              </w:r>
            </w:p>
            <w:p w14:paraId="39DC609B" w14:textId="77777777" w:rsidR="00AD61BA" w:rsidRDefault="00AD61BA" w:rsidP="00AD61BA">
              <w:pPr>
                <w:pStyle w:val="Bibliography"/>
                <w:numPr>
                  <w:ilvl w:val="0"/>
                  <w:numId w:val="55"/>
                </w:numPr>
                <w:rPr>
                  <w:noProof/>
                </w:rPr>
              </w:pPr>
              <w:r>
                <w:rPr>
                  <w:noProof/>
                </w:rPr>
                <w:t xml:space="preserve">Patel, R., &amp; Singh, K. (2020). </w:t>
              </w:r>
              <w:r>
                <w:rPr>
                  <w:i/>
                  <w:iCs/>
                  <w:noProof/>
                </w:rPr>
                <w:t>Artificial Intelligence Applications in Internship Matching: Enhancing Student Placement Outcomes</w:t>
              </w:r>
              <w:r>
                <w:rPr>
                  <w:noProof/>
                </w:rPr>
                <w:t xml:space="preserve"> (Vol. 8). Journal of Applied Educational Technology. doi:https://doi.org/10.1016/j.jaet.2020.03.005</w:t>
              </w:r>
            </w:p>
            <w:p w14:paraId="5672F485" w14:textId="77777777" w:rsidR="00AD61BA" w:rsidRDefault="00AD61BA" w:rsidP="00AD61BA">
              <w:pPr>
                <w:pStyle w:val="Bibliography"/>
                <w:numPr>
                  <w:ilvl w:val="0"/>
                  <w:numId w:val="55"/>
                </w:numPr>
                <w:rPr>
                  <w:noProof/>
                </w:rPr>
              </w:pPr>
              <w:r>
                <w:rPr>
                  <w:noProof/>
                </w:rPr>
                <w:t xml:space="preserve">Smith, J., &amp; Green, L. (2020). </w:t>
              </w:r>
              <w:r>
                <w:rPr>
                  <w:i/>
                  <w:iCs/>
                  <w:noProof/>
                </w:rPr>
                <w:t>Integrated Student Management Systems: Enhancing Academic Monitoring and Compliance</w:t>
              </w:r>
              <w:r>
                <w:rPr>
                  <w:noProof/>
                </w:rPr>
                <w:t xml:space="preserve"> (Vol. Print). (1st, Ed.) New York, ny, United States: Academic Press. Retrieved from https://www.academicpress.com/integrated-student-management-systems</w:t>
              </w:r>
            </w:p>
            <w:p w14:paraId="131B86D5" w14:textId="77777777" w:rsidR="00AD61BA" w:rsidRDefault="00AD61BA" w:rsidP="00AD61BA">
              <w:pPr>
                <w:pStyle w:val="Bibliography"/>
                <w:numPr>
                  <w:ilvl w:val="0"/>
                  <w:numId w:val="55"/>
                </w:numPr>
                <w:rPr>
                  <w:noProof/>
                </w:rPr>
              </w:pPr>
              <w:r>
                <w:rPr>
                  <w:noProof/>
                </w:rPr>
                <w:t xml:space="preserve">Tomlinson, M. (2017). </w:t>
              </w:r>
              <w:r>
                <w:rPr>
                  <w:i/>
                  <w:iCs/>
                  <w:noProof/>
                </w:rPr>
                <w:t>Graduate employability in context: Theory, research and debate.</w:t>
              </w:r>
              <w:r>
                <w:rPr>
                  <w:noProof/>
                </w:rPr>
                <w:t xml:space="preserve"> london: Routledge. Retrieved from https://doi.org/10.4324/9781315661234</w:t>
              </w:r>
            </w:p>
            <w:p w14:paraId="22105E2A" w14:textId="77777777" w:rsidR="00383FA8" w:rsidRPr="00AD61BA" w:rsidRDefault="00B52B9B" w:rsidP="00AD61BA">
              <w:r>
                <w:rPr>
                  <w:b/>
                  <w:bCs/>
                </w:rPr>
                <w:fldChar w:fldCharType="end"/>
              </w:r>
            </w:p>
          </w:sdtContent>
        </w:sdt>
      </w:sdtContent>
    </w:sdt>
    <w:p w14:paraId="68F9415B" w14:textId="77777777" w:rsidR="00383FA8" w:rsidRPr="00AD61BA" w:rsidRDefault="00B52B9B" w:rsidP="00AD61BA">
      <w:pPr>
        <w:pStyle w:val="Heading2"/>
        <w:rPr>
          <w:rFonts w:ascii="Times New Roman" w:hAnsi="Times New Roman" w:cs="Times New Roman"/>
        </w:rPr>
      </w:pPr>
      <w:bookmarkStart w:id="409" w:name="_Toc211517624"/>
      <w:r>
        <w:rPr>
          <w:rFonts w:ascii="Times New Roman" w:hAnsi="Times New Roman" w:cs="Times New Roman"/>
        </w:rPr>
        <w:lastRenderedPageBreak/>
        <w:t>APPENDICES</w:t>
      </w:r>
      <w:bookmarkEnd w:id="409"/>
    </w:p>
    <w:p w14:paraId="3D4D2091" w14:textId="77777777" w:rsidR="00383FA8" w:rsidRDefault="00B52B9B">
      <w:pPr>
        <w:pStyle w:val="Heading2"/>
        <w:rPr>
          <w:rFonts w:ascii="Times New Roman" w:hAnsi="Times New Roman" w:cs="Times New Roman"/>
        </w:rPr>
      </w:pPr>
      <w:bookmarkStart w:id="410" w:name="_Toc211517625"/>
      <w:r>
        <w:rPr>
          <w:rFonts w:ascii="Times New Roman" w:hAnsi="Times New Roman" w:cs="Times New Roman"/>
        </w:rPr>
        <w:t>APPENDIX 1: GANTT CHART</w:t>
      </w:r>
      <w:bookmarkEnd w:id="410"/>
    </w:p>
    <w:p w14:paraId="52E732B7" w14:textId="77777777" w:rsidR="00383FA8" w:rsidRPr="00AD61BA" w:rsidRDefault="00B52B9B">
      <w:pPr>
        <w:pStyle w:val="BodyText"/>
        <w:pBdr>
          <w:top w:val="none" w:sz="0" w:space="1" w:color="auto"/>
          <w:left w:val="none" w:sz="0" w:space="4" w:color="auto"/>
          <w:bottom w:val="none" w:sz="0" w:space="1" w:color="auto"/>
          <w:right w:val="none" w:sz="0" w:space="4" w:color="auto"/>
        </w:pBdr>
        <w:spacing w:before="269" w:line="360" w:lineRule="auto"/>
        <w:rPr>
          <w:rStyle w:val="IntenseEmphasis2"/>
          <w:rFonts w:eastAsia="SimSun"/>
          <w:i w:val="0"/>
          <w:iCs w:val="0"/>
          <w:color w:val="auto"/>
        </w:rPr>
      </w:pPr>
      <w:r>
        <w:rPr>
          <w:rFonts w:eastAsia="SimSun"/>
        </w:rPr>
        <w:t>The Gantt Chart below illustrates the planned schedule and progress of the Internship Connect System project, breaking down major activities into manageable tasks with defined start and end dates. This visual representation aided in project planning, resource allocation, and tracking development milestones from April to August 2024.</w:t>
      </w:r>
    </w:p>
    <w:p w14:paraId="0A9180BB"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rPr>
          <w:rStyle w:val="IntenseEmphasis2"/>
          <w:rFonts w:eastAsia="SimSun"/>
          <w:color w:val="0070C0"/>
        </w:rPr>
      </w:pPr>
    </w:p>
    <w:p w14:paraId="0B044F24" w14:textId="77777777" w:rsidR="00383FA8" w:rsidRDefault="00B52B9B">
      <w:pPr>
        <w:pStyle w:val="Caption"/>
        <w:rPr>
          <w:rFonts w:ascii="Times New Roman" w:eastAsia="SimSun" w:hAnsi="Times New Roman" w:cs="Times New Roman"/>
          <w:color w:val="0070C0"/>
        </w:rPr>
      </w:pPr>
      <w:bookmarkStart w:id="411" w:name="_Toc211417487"/>
      <w:r>
        <w:rPr>
          <w:rFonts w:ascii="Times New Roman" w:hAnsi="Times New Roman" w:cs="Times New Roman"/>
          <w:color w:val="0070C0"/>
        </w:rPr>
        <w:t xml:space="preserve">Table </w:t>
      </w:r>
      <w:r>
        <w:rPr>
          <w:rFonts w:ascii="Times New Roman" w:hAnsi="Times New Roman" w:cs="Times New Roman"/>
          <w:color w:val="0070C0"/>
        </w:rPr>
        <w:fldChar w:fldCharType="begin"/>
      </w:r>
      <w:r>
        <w:rPr>
          <w:rFonts w:ascii="Times New Roman" w:hAnsi="Times New Roman" w:cs="Times New Roman"/>
          <w:color w:val="0070C0"/>
        </w:rPr>
        <w:instrText xml:space="preserve"> SEQ Table \* ARABIC </w:instrText>
      </w:r>
      <w:r>
        <w:rPr>
          <w:rFonts w:ascii="Times New Roman" w:hAnsi="Times New Roman" w:cs="Times New Roman"/>
          <w:color w:val="0070C0"/>
        </w:rPr>
        <w:fldChar w:fldCharType="separate"/>
      </w:r>
      <w:r>
        <w:rPr>
          <w:rFonts w:ascii="Times New Roman" w:hAnsi="Times New Roman" w:cs="Times New Roman"/>
          <w:color w:val="0070C0"/>
        </w:rPr>
        <w:t>7</w:t>
      </w:r>
      <w:r>
        <w:rPr>
          <w:rFonts w:ascii="Times New Roman" w:hAnsi="Times New Roman" w:cs="Times New Roman"/>
          <w:color w:val="0070C0"/>
        </w:rPr>
        <w:fldChar w:fldCharType="end"/>
      </w:r>
      <w:r>
        <w:rPr>
          <w:rFonts w:ascii="Times New Roman" w:hAnsi="Times New Roman" w:cs="Times New Roman"/>
          <w:color w:val="0070C0"/>
        </w:rPr>
        <w:t xml:space="preserve"> : Gantt Chart for Internship Connect System Development</w:t>
      </w:r>
      <w:bookmarkEnd w:id="411"/>
    </w:p>
    <w:tbl>
      <w:tblPr>
        <w:tblW w:w="52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
        <w:gridCol w:w="2909"/>
        <w:gridCol w:w="1138"/>
        <w:gridCol w:w="1137"/>
        <w:gridCol w:w="938"/>
        <w:gridCol w:w="643"/>
        <w:gridCol w:w="643"/>
        <w:gridCol w:w="643"/>
        <w:gridCol w:w="645"/>
        <w:gridCol w:w="692"/>
      </w:tblGrid>
      <w:tr w:rsidR="00383FA8" w14:paraId="17C3F889" w14:textId="77777777">
        <w:trPr>
          <w:trHeight w:val="802"/>
        </w:trPr>
        <w:tc>
          <w:tcPr>
            <w:tcW w:w="227" w:type="pct"/>
          </w:tcPr>
          <w:p w14:paraId="3F5CDD50" w14:textId="77777777" w:rsidR="00383FA8" w:rsidRDefault="00B52B9B">
            <w:pPr>
              <w:jc w:val="center"/>
            </w:pPr>
            <w:r>
              <w:rPr>
                <w:b/>
                <w:bCs/>
              </w:rPr>
              <w:t>ID</w:t>
            </w:r>
          </w:p>
        </w:tc>
        <w:tc>
          <w:tcPr>
            <w:tcW w:w="1477" w:type="pct"/>
          </w:tcPr>
          <w:p w14:paraId="68A3199B" w14:textId="77777777" w:rsidR="00383FA8" w:rsidRDefault="00B52B9B">
            <w:pPr>
              <w:jc w:val="center"/>
            </w:pPr>
            <w:r>
              <w:rPr>
                <w:b/>
                <w:bCs/>
              </w:rPr>
              <w:t>Task</w:t>
            </w:r>
          </w:p>
        </w:tc>
        <w:tc>
          <w:tcPr>
            <w:tcW w:w="578" w:type="pct"/>
          </w:tcPr>
          <w:p w14:paraId="541A3D74" w14:textId="77777777" w:rsidR="00383FA8" w:rsidRDefault="00B52B9B">
            <w:pPr>
              <w:jc w:val="center"/>
            </w:pPr>
            <w:r>
              <w:rPr>
                <w:b/>
                <w:bCs/>
              </w:rPr>
              <w:t>Start Date</w:t>
            </w:r>
          </w:p>
        </w:tc>
        <w:tc>
          <w:tcPr>
            <w:tcW w:w="578" w:type="pct"/>
          </w:tcPr>
          <w:p w14:paraId="0DB4656F" w14:textId="77777777" w:rsidR="00383FA8" w:rsidRDefault="00B52B9B">
            <w:pPr>
              <w:jc w:val="center"/>
            </w:pPr>
            <w:r>
              <w:rPr>
                <w:b/>
                <w:bCs/>
              </w:rPr>
              <w:t>End Date</w:t>
            </w:r>
          </w:p>
        </w:tc>
        <w:tc>
          <w:tcPr>
            <w:tcW w:w="477" w:type="pct"/>
          </w:tcPr>
          <w:p w14:paraId="5CA40214" w14:textId="77777777" w:rsidR="00383FA8" w:rsidRDefault="00B52B9B">
            <w:pPr>
              <w:jc w:val="center"/>
            </w:pPr>
            <w:r>
              <w:rPr>
                <w:b/>
                <w:bCs/>
              </w:rPr>
              <w:t>Duration (Weeks)</w:t>
            </w:r>
          </w:p>
        </w:tc>
        <w:tc>
          <w:tcPr>
            <w:tcW w:w="327" w:type="pct"/>
          </w:tcPr>
          <w:p w14:paraId="1AF0A04B" w14:textId="77777777" w:rsidR="00383FA8" w:rsidRDefault="00B52B9B">
            <w:pPr>
              <w:jc w:val="center"/>
            </w:pPr>
            <w:r>
              <w:rPr>
                <w:b/>
                <w:bCs/>
              </w:rPr>
              <w:t>April</w:t>
            </w:r>
          </w:p>
        </w:tc>
        <w:tc>
          <w:tcPr>
            <w:tcW w:w="327" w:type="pct"/>
          </w:tcPr>
          <w:p w14:paraId="1C422DB9" w14:textId="77777777" w:rsidR="00383FA8" w:rsidRDefault="00B52B9B">
            <w:pPr>
              <w:jc w:val="center"/>
            </w:pPr>
            <w:r>
              <w:rPr>
                <w:b/>
                <w:bCs/>
              </w:rPr>
              <w:t>May</w:t>
            </w:r>
          </w:p>
        </w:tc>
        <w:tc>
          <w:tcPr>
            <w:tcW w:w="327" w:type="pct"/>
          </w:tcPr>
          <w:p w14:paraId="31E0C8D5" w14:textId="77777777" w:rsidR="00383FA8" w:rsidRDefault="00B52B9B">
            <w:pPr>
              <w:jc w:val="center"/>
            </w:pPr>
            <w:r>
              <w:rPr>
                <w:b/>
                <w:bCs/>
              </w:rPr>
              <w:t>June</w:t>
            </w:r>
          </w:p>
        </w:tc>
        <w:tc>
          <w:tcPr>
            <w:tcW w:w="328" w:type="pct"/>
          </w:tcPr>
          <w:p w14:paraId="178556D1" w14:textId="77777777" w:rsidR="00383FA8" w:rsidRDefault="00B52B9B">
            <w:pPr>
              <w:jc w:val="center"/>
            </w:pPr>
            <w:r>
              <w:rPr>
                <w:b/>
                <w:bCs/>
              </w:rPr>
              <w:t>July</w:t>
            </w:r>
          </w:p>
        </w:tc>
        <w:tc>
          <w:tcPr>
            <w:tcW w:w="352" w:type="pct"/>
          </w:tcPr>
          <w:p w14:paraId="716055AE" w14:textId="77777777" w:rsidR="00383FA8" w:rsidRDefault="00B52B9B">
            <w:pPr>
              <w:jc w:val="center"/>
            </w:pPr>
            <w:r>
              <w:rPr>
                <w:b/>
                <w:bCs/>
              </w:rPr>
              <w:t>August</w:t>
            </w:r>
          </w:p>
        </w:tc>
      </w:tr>
      <w:tr w:rsidR="00383FA8" w14:paraId="2A5F4F49" w14:textId="77777777">
        <w:trPr>
          <w:trHeight w:val="813"/>
        </w:trPr>
        <w:tc>
          <w:tcPr>
            <w:tcW w:w="0" w:type="auto"/>
          </w:tcPr>
          <w:p w14:paraId="54227137" w14:textId="77777777" w:rsidR="00383FA8" w:rsidRDefault="00B52B9B">
            <w:pPr>
              <w:jc w:val="center"/>
            </w:pPr>
            <w:r>
              <w:t>1</w:t>
            </w:r>
          </w:p>
        </w:tc>
        <w:tc>
          <w:tcPr>
            <w:tcW w:w="0" w:type="auto"/>
          </w:tcPr>
          <w:p w14:paraId="485E35D4" w14:textId="77777777" w:rsidR="00383FA8" w:rsidRDefault="00B52B9B">
            <w:r>
              <w:t>Requirements Gathering &amp; Analysis</w:t>
            </w:r>
          </w:p>
        </w:tc>
        <w:tc>
          <w:tcPr>
            <w:tcW w:w="0" w:type="auto"/>
          </w:tcPr>
          <w:p w14:paraId="6143E09A" w14:textId="77777777" w:rsidR="00383FA8" w:rsidRDefault="00B52B9B">
            <w:pPr>
              <w:jc w:val="center"/>
            </w:pPr>
            <w:r>
              <w:t>20/04/2024</w:t>
            </w:r>
          </w:p>
        </w:tc>
        <w:tc>
          <w:tcPr>
            <w:tcW w:w="0" w:type="auto"/>
          </w:tcPr>
          <w:p w14:paraId="040C64F1" w14:textId="77777777" w:rsidR="00383FA8" w:rsidRDefault="00B52B9B">
            <w:pPr>
              <w:jc w:val="center"/>
            </w:pPr>
            <w:r>
              <w:t>15/05/2024</w:t>
            </w:r>
          </w:p>
        </w:tc>
        <w:tc>
          <w:tcPr>
            <w:tcW w:w="0" w:type="auto"/>
          </w:tcPr>
          <w:p w14:paraId="6A8921BA" w14:textId="77777777" w:rsidR="00383FA8" w:rsidRDefault="00B52B9B">
            <w:pPr>
              <w:jc w:val="center"/>
            </w:pPr>
            <w:r>
              <w:t>3.5</w:t>
            </w:r>
          </w:p>
        </w:tc>
        <w:tc>
          <w:tcPr>
            <w:tcW w:w="0" w:type="auto"/>
          </w:tcPr>
          <w:p w14:paraId="29DFD4E8" w14:textId="77777777" w:rsidR="00383FA8" w:rsidRDefault="00B52B9B">
            <w:pPr>
              <w:jc w:val="center"/>
            </w:pPr>
            <w:r>
              <w:t>XXXXX</w:t>
            </w:r>
          </w:p>
        </w:tc>
        <w:tc>
          <w:tcPr>
            <w:tcW w:w="0" w:type="auto"/>
          </w:tcPr>
          <w:p w14:paraId="0AF7972F" w14:textId="77777777" w:rsidR="00383FA8" w:rsidRDefault="00383FA8">
            <w:pPr>
              <w:jc w:val="center"/>
            </w:pPr>
          </w:p>
        </w:tc>
        <w:tc>
          <w:tcPr>
            <w:tcW w:w="0" w:type="auto"/>
          </w:tcPr>
          <w:p w14:paraId="576FA3D0" w14:textId="77777777" w:rsidR="00383FA8" w:rsidRDefault="00383FA8">
            <w:pPr>
              <w:jc w:val="center"/>
            </w:pPr>
          </w:p>
        </w:tc>
        <w:tc>
          <w:tcPr>
            <w:tcW w:w="0" w:type="auto"/>
          </w:tcPr>
          <w:p w14:paraId="70EC562D" w14:textId="77777777" w:rsidR="00383FA8" w:rsidRDefault="00383FA8">
            <w:pPr>
              <w:jc w:val="center"/>
            </w:pPr>
          </w:p>
        </w:tc>
        <w:tc>
          <w:tcPr>
            <w:tcW w:w="0" w:type="auto"/>
          </w:tcPr>
          <w:p w14:paraId="35B2E09A" w14:textId="77777777" w:rsidR="00383FA8" w:rsidRDefault="00383FA8">
            <w:pPr>
              <w:jc w:val="center"/>
            </w:pPr>
          </w:p>
        </w:tc>
      </w:tr>
      <w:tr w:rsidR="00383FA8" w14:paraId="2A3BC6C0" w14:textId="77777777">
        <w:trPr>
          <w:trHeight w:val="802"/>
        </w:trPr>
        <w:tc>
          <w:tcPr>
            <w:tcW w:w="0" w:type="auto"/>
          </w:tcPr>
          <w:p w14:paraId="2571671B" w14:textId="77777777" w:rsidR="00383FA8" w:rsidRDefault="00B52B9B">
            <w:pPr>
              <w:jc w:val="center"/>
            </w:pPr>
            <w:r>
              <w:t>2</w:t>
            </w:r>
          </w:p>
        </w:tc>
        <w:tc>
          <w:tcPr>
            <w:tcW w:w="0" w:type="auto"/>
          </w:tcPr>
          <w:p w14:paraId="0A8D4A82" w14:textId="77777777" w:rsidR="00383FA8" w:rsidRDefault="00B52B9B">
            <w:r>
              <w:t>System Design (Architecture, Database)</w:t>
            </w:r>
          </w:p>
        </w:tc>
        <w:tc>
          <w:tcPr>
            <w:tcW w:w="0" w:type="auto"/>
          </w:tcPr>
          <w:p w14:paraId="69700C94" w14:textId="77777777" w:rsidR="00383FA8" w:rsidRDefault="00B52B9B">
            <w:pPr>
              <w:jc w:val="center"/>
            </w:pPr>
            <w:r>
              <w:t>16/05/2024</w:t>
            </w:r>
          </w:p>
        </w:tc>
        <w:tc>
          <w:tcPr>
            <w:tcW w:w="0" w:type="auto"/>
          </w:tcPr>
          <w:p w14:paraId="0A9F822E" w14:textId="77777777" w:rsidR="00383FA8" w:rsidRDefault="00B52B9B">
            <w:pPr>
              <w:jc w:val="center"/>
            </w:pPr>
            <w:r>
              <w:t>15/06/2024</w:t>
            </w:r>
          </w:p>
        </w:tc>
        <w:tc>
          <w:tcPr>
            <w:tcW w:w="0" w:type="auto"/>
          </w:tcPr>
          <w:p w14:paraId="2451CE38" w14:textId="77777777" w:rsidR="00383FA8" w:rsidRDefault="00B52B9B">
            <w:pPr>
              <w:jc w:val="center"/>
            </w:pPr>
            <w:r>
              <w:t>4.5</w:t>
            </w:r>
          </w:p>
        </w:tc>
        <w:tc>
          <w:tcPr>
            <w:tcW w:w="0" w:type="auto"/>
          </w:tcPr>
          <w:p w14:paraId="7160F3F6" w14:textId="77777777" w:rsidR="00383FA8" w:rsidRDefault="00383FA8">
            <w:pPr>
              <w:jc w:val="center"/>
            </w:pPr>
          </w:p>
        </w:tc>
        <w:tc>
          <w:tcPr>
            <w:tcW w:w="0" w:type="auto"/>
          </w:tcPr>
          <w:p w14:paraId="2F7C185C" w14:textId="77777777" w:rsidR="00383FA8" w:rsidRDefault="00B52B9B">
            <w:pPr>
              <w:jc w:val="center"/>
            </w:pPr>
            <w:r>
              <w:t>XXXXX</w:t>
            </w:r>
          </w:p>
        </w:tc>
        <w:tc>
          <w:tcPr>
            <w:tcW w:w="0" w:type="auto"/>
          </w:tcPr>
          <w:p w14:paraId="46BF3BCA" w14:textId="77777777" w:rsidR="00383FA8" w:rsidRDefault="00B52B9B">
            <w:pPr>
              <w:jc w:val="center"/>
            </w:pPr>
            <w:r>
              <w:t>XXXXX</w:t>
            </w:r>
          </w:p>
        </w:tc>
        <w:tc>
          <w:tcPr>
            <w:tcW w:w="0" w:type="auto"/>
          </w:tcPr>
          <w:p w14:paraId="3165A154" w14:textId="77777777" w:rsidR="00383FA8" w:rsidRDefault="00383FA8">
            <w:pPr>
              <w:jc w:val="center"/>
            </w:pPr>
          </w:p>
        </w:tc>
        <w:tc>
          <w:tcPr>
            <w:tcW w:w="0" w:type="auto"/>
          </w:tcPr>
          <w:p w14:paraId="22EAF167" w14:textId="77777777" w:rsidR="00383FA8" w:rsidRDefault="00383FA8">
            <w:pPr>
              <w:jc w:val="center"/>
            </w:pPr>
          </w:p>
        </w:tc>
      </w:tr>
      <w:tr w:rsidR="00383FA8" w14:paraId="44C55332" w14:textId="77777777">
        <w:trPr>
          <w:trHeight w:val="813"/>
        </w:trPr>
        <w:tc>
          <w:tcPr>
            <w:tcW w:w="0" w:type="auto"/>
          </w:tcPr>
          <w:p w14:paraId="52446E6B" w14:textId="77777777" w:rsidR="00383FA8" w:rsidRDefault="00B52B9B">
            <w:pPr>
              <w:jc w:val="center"/>
            </w:pPr>
            <w:r>
              <w:t>3</w:t>
            </w:r>
          </w:p>
        </w:tc>
        <w:tc>
          <w:tcPr>
            <w:tcW w:w="0" w:type="auto"/>
          </w:tcPr>
          <w:p w14:paraId="264CE154" w14:textId="77777777" w:rsidR="00383FA8" w:rsidRDefault="00B52B9B">
            <w:r>
              <w:t>Frontend Development (UI/UX)</w:t>
            </w:r>
          </w:p>
        </w:tc>
        <w:tc>
          <w:tcPr>
            <w:tcW w:w="0" w:type="auto"/>
          </w:tcPr>
          <w:p w14:paraId="6E6D20EA" w14:textId="77777777" w:rsidR="00383FA8" w:rsidRDefault="00B52B9B">
            <w:pPr>
              <w:jc w:val="center"/>
            </w:pPr>
            <w:r>
              <w:t>16/06/2024</w:t>
            </w:r>
          </w:p>
        </w:tc>
        <w:tc>
          <w:tcPr>
            <w:tcW w:w="0" w:type="auto"/>
          </w:tcPr>
          <w:p w14:paraId="6B94A332" w14:textId="77777777" w:rsidR="00383FA8" w:rsidRDefault="00B52B9B">
            <w:pPr>
              <w:jc w:val="center"/>
            </w:pPr>
            <w:r>
              <w:t>15/07/2024</w:t>
            </w:r>
          </w:p>
        </w:tc>
        <w:tc>
          <w:tcPr>
            <w:tcW w:w="0" w:type="auto"/>
          </w:tcPr>
          <w:p w14:paraId="4045AE79" w14:textId="77777777" w:rsidR="00383FA8" w:rsidRDefault="00B52B9B">
            <w:pPr>
              <w:jc w:val="center"/>
            </w:pPr>
            <w:r>
              <w:t>4.5</w:t>
            </w:r>
          </w:p>
        </w:tc>
        <w:tc>
          <w:tcPr>
            <w:tcW w:w="0" w:type="auto"/>
          </w:tcPr>
          <w:p w14:paraId="4C4334CB" w14:textId="77777777" w:rsidR="00383FA8" w:rsidRDefault="00383FA8">
            <w:pPr>
              <w:jc w:val="center"/>
            </w:pPr>
          </w:p>
        </w:tc>
        <w:tc>
          <w:tcPr>
            <w:tcW w:w="0" w:type="auto"/>
          </w:tcPr>
          <w:p w14:paraId="494D2B9C" w14:textId="77777777" w:rsidR="00383FA8" w:rsidRDefault="00383FA8">
            <w:pPr>
              <w:jc w:val="center"/>
            </w:pPr>
          </w:p>
        </w:tc>
        <w:tc>
          <w:tcPr>
            <w:tcW w:w="0" w:type="auto"/>
          </w:tcPr>
          <w:p w14:paraId="308ECDAC" w14:textId="77777777" w:rsidR="00383FA8" w:rsidRDefault="00B52B9B">
            <w:pPr>
              <w:jc w:val="center"/>
            </w:pPr>
            <w:r>
              <w:t>XXXXX</w:t>
            </w:r>
          </w:p>
        </w:tc>
        <w:tc>
          <w:tcPr>
            <w:tcW w:w="0" w:type="auto"/>
          </w:tcPr>
          <w:p w14:paraId="71751CB1" w14:textId="77777777" w:rsidR="00383FA8" w:rsidRDefault="00B52B9B">
            <w:pPr>
              <w:jc w:val="center"/>
            </w:pPr>
            <w:r>
              <w:t>XXXXX</w:t>
            </w:r>
          </w:p>
        </w:tc>
        <w:tc>
          <w:tcPr>
            <w:tcW w:w="0" w:type="auto"/>
          </w:tcPr>
          <w:p w14:paraId="34DAB101" w14:textId="77777777" w:rsidR="00383FA8" w:rsidRDefault="00383FA8">
            <w:pPr>
              <w:jc w:val="center"/>
            </w:pPr>
          </w:p>
        </w:tc>
      </w:tr>
      <w:tr w:rsidR="00383FA8" w14:paraId="2660C18E" w14:textId="77777777">
        <w:trPr>
          <w:trHeight w:val="802"/>
        </w:trPr>
        <w:tc>
          <w:tcPr>
            <w:tcW w:w="0" w:type="auto"/>
          </w:tcPr>
          <w:p w14:paraId="61158B37" w14:textId="77777777" w:rsidR="00383FA8" w:rsidRDefault="00B52B9B">
            <w:pPr>
              <w:jc w:val="center"/>
            </w:pPr>
            <w:r>
              <w:t>4</w:t>
            </w:r>
          </w:p>
        </w:tc>
        <w:tc>
          <w:tcPr>
            <w:tcW w:w="0" w:type="auto"/>
          </w:tcPr>
          <w:p w14:paraId="128AA5F5" w14:textId="77777777" w:rsidR="00383FA8" w:rsidRDefault="00B52B9B">
            <w:r>
              <w:t>Backend Development &amp; API Integration</w:t>
            </w:r>
          </w:p>
        </w:tc>
        <w:tc>
          <w:tcPr>
            <w:tcW w:w="0" w:type="auto"/>
          </w:tcPr>
          <w:p w14:paraId="6C0D6DD6" w14:textId="77777777" w:rsidR="00383FA8" w:rsidRDefault="00B52B9B">
            <w:pPr>
              <w:jc w:val="center"/>
            </w:pPr>
            <w:r>
              <w:t>16/06/2024</w:t>
            </w:r>
          </w:p>
        </w:tc>
        <w:tc>
          <w:tcPr>
            <w:tcW w:w="0" w:type="auto"/>
          </w:tcPr>
          <w:p w14:paraId="5A3B8FAB" w14:textId="77777777" w:rsidR="00383FA8" w:rsidRDefault="00B52B9B">
            <w:pPr>
              <w:jc w:val="center"/>
            </w:pPr>
            <w:r>
              <w:t>20/07/2024</w:t>
            </w:r>
          </w:p>
        </w:tc>
        <w:tc>
          <w:tcPr>
            <w:tcW w:w="0" w:type="auto"/>
          </w:tcPr>
          <w:p w14:paraId="3A0386BC" w14:textId="77777777" w:rsidR="00383FA8" w:rsidRDefault="00B52B9B">
            <w:pPr>
              <w:jc w:val="center"/>
            </w:pPr>
            <w:r>
              <w:t>5</w:t>
            </w:r>
          </w:p>
        </w:tc>
        <w:tc>
          <w:tcPr>
            <w:tcW w:w="0" w:type="auto"/>
          </w:tcPr>
          <w:p w14:paraId="3454BE8D" w14:textId="77777777" w:rsidR="00383FA8" w:rsidRDefault="00383FA8">
            <w:pPr>
              <w:jc w:val="center"/>
            </w:pPr>
          </w:p>
        </w:tc>
        <w:tc>
          <w:tcPr>
            <w:tcW w:w="0" w:type="auto"/>
          </w:tcPr>
          <w:p w14:paraId="321F0269" w14:textId="77777777" w:rsidR="00383FA8" w:rsidRDefault="00383FA8">
            <w:pPr>
              <w:jc w:val="center"/>
            </w:pPr>
          </w:p>
        </w:tc>
        <w:tc>
          <w:tcPr>
            <w:tcW w:w="0" w:type="auto"/>
          </w:tcPr>
          <w:p w14:paraId="6AAC5227" w14:textId="77777777" w:rsidR="00383FA8" w:rsidRDefault="00B52B9B">
            <w:pPr>
              <w:jc w:val="center"/>
            </w:pPr>
            <w:r>
              <w:t>XXXXX</w:t>
            </w:r>
          </w:p>
        </w:tc>
        <w:tc>
          <w:tcPr>
            <w:tcW w:w="0" w:type="auto"/>
          </w:tcPr>
          <w:p w14:paraId="6FD8A477" w14:textId="77777777" w:rsidR="00383FA8" w:rsidRDefault="00B52B9B">
            <w:pPr>
              <w:jc w:val="center"/>
            </w:pPr>
            <w:r>
              <w:t>XXXXX</w:t>
            </w:r>
          </w:p>
        </w:tc>
        <w:tc>
          <w:tcPr>
            <w:tcW w:w="0" w:type="auto"/>
          </w:tcPr>
          <w:p w14:paraId="652A648F" w14:textId="77777777" w:rsidR="00383FA8" w:rsidRDefault="00383FA8">
            <w:pPr>
              <w:jc w:val="center"/>
            </w:pPr>
          </w:p>
        </w:tc>
      </w:tr>
      <w:tr w:rsidR="00383FA8" w14:paraId="4B038D9A" w14:textId="77777777">
        <w:trPr>
          <w:trHeight w:val="802"/>
        </w:trPr>
        <w:tc>
          <w:tcPr>
            <w:tcW w:w="0" w:type="auto"/>
          </w:tcPr>
          <w:p w14:paraId="68EE24DF" w14:textId="77777777" w:rsidR="00383FA8" w:rsidRDefault="00B52B9B">
            <w:pPr>
              <w:jc w:val="center"/>
            </w:pPr>
            <w:r>
              <w:t>5</w:t>
            </w:r>
          </w:p>
        </w:tc>
        <w:tc>
          <w:tcPr>
            <w:tcW w:w="0" w:type="auto"/>
          </w:tcPr>
          <w:p w14:paraId="1309795F" w14:textId="77777777" w:rsidR="00383FA8" w:rsidRDefault="00B52B9B">
            <w:r>
              <w:t>Database Implementation &amp; Data Seeding</w:t>
            </w:r>
          </w:p>
        </w:tc>
        <w:tc>
          <w:tcPr>
            <w:tcW w:w="0" w:type="auto"/>
          </w:tcPr>
          <w:p w14:paraId="6D81FCBD" w14:textId="77777777" w:rsidR="00383FA8" w:rsidRDefault="00B52B9B">
            <w:pPr>
              <w:jc w:val="center"/>
            </w:pPr>
            <w:r>
              <w:t>01/07/2024</w:t>
            </w:r>
          </w:p>
        </w:tc>
        <w:tc>
          <w:tcPr>
            <w:tcW w:w="0" w:type="auto"/>
          </w:tcPr>
          <w:p w14:paraId="2EC9C696" w14:textId="77777777" w:rsidR="00383FA8" w:rsidRDefault="00B52B9B">
            <w:pPr>
              <w:jc w:val="center"/>
            </w:pPr>
            <w:r>
              <w:t>25/07/2024</w:t>
            </w:r>
          </w:p>
        </w:tc>
        <w:tc>
          <w:tcPr>
            <w:tcW w:w="0" w:type="auto"/>
          </w:tcPr>
          <w:p w14:paraId="0DD43FF0" w14:textId="77777777" w:rsidR="00383FA8" w:rsidRDefault="00B52B9B">
            <w:pPr>
              <w:jc w:val="center"/>
            </w:pPr>
            <w:r>
              <w:t>3.5</w:t>
            </w:r>
          </w:p>
        </w:tc>
        <w:tc>
          <w:tcPr>
            <w:tcW w:w="0" w:type="auto"/>
          </w:tcPr>
          <w:p w14:paraId="22A58CB1" w14:textId="77777777" w:rsidR="00383FA8" w:rsidRDefault="00383FA8">
            <w:pPr>
              <w:jc w:val="center"/>
            </w:pPr>
          </w:p>
        </w:tc>
        <w:tc>
          <w:tcPr>
            <w:tcW w:w="0" w:type="auto"/>
          </w:tcPr>
          <w:p w14:paraId="4413261C" w14:textId="77777777" w:rsidR="00383FA8" w:rsidRDefault="00383FA8">
            <w:pPr>
              <w:jc w:val="center"/>
            </w:pPr>
          </w:p>
        </w:tc>
        <w:tc>
          <w:tcPr>
            <w:tcW w:w="0" w:type="auto"/>
          </w:tcPr>
          <w:p w14:paraId="2DA9E8C6" w14:textId="77777777" w:rsidR="00383FA8" w:rsidRDefault="00383FA8">
            <w:pPr>
              <w:jc w:val="center"/>
            </w:pPr>
          </w:p>
        </w:tc>
        <w:tc>
          <w:tcPr>
            <w:tcW w:w="0" w:type="auto"/>
          </w:tcPr>
          <w:p w14:paraId="6A53BD48" w14:textId="77777777" w:rsidR="00383FA8" w:rsidRDefault="00B52B9B">
            <w:pPr>
              <w:jc w:val="center"/>
            </w:pPr>
            <w:r>
              <w:t>XXXXX</w:t>
            </w:r>
          </w:p>
        </w:tc>
        <w:tc>
          <w:tcPr>
            <w:tcW w:w="0" w:type="auto"/>
          </w:tcPr>
          <w:p w14:paraId="29916CB1" w14:textId="77777777" w:rsidR="00383FA8" w:rsidRDefault="00383FA8">
            <w:pPr>
              <w:jc w:val="center"/>
            </w:pPr>
          </w:p>
        </w:tc>
      </w:tr>
      <w:tr w:rsidR="00383FA8" w14:paraId="335EFDE5" w14:textId="77777777">
        <w:trPr>
          <w:trHeight w:val="813"/>
        </w:trPr>
        <w:tc>
          <w:tcPr>
            <w:tcW w:w="0" w:type="auto"/>
          </w:tcPr>
          <w:p w14:paraId="625C3BD6" w14:textId="77777777" w:rsidR="00383FA8" w:rsidRDefault="00B52B9B">
            <w:pPr>
              <w:jc w:val="center"/>
            </w:pPr>
            <w:r>
              <w:t>6</w:t>
            </w:r>
          </w:p>
        </w:tc>
        <w:tc>
          <w:tcPr>
            <w:tcW w:w="0" w:type="auto"/>
          </w:tcPr>
          <w:p w14:paraId="07707A5B" w14:textId="77777777" w:rsidR="00383FA8" w:rsidRDefault="00B52B9B">
            <w:r>
              <w:t>System Integration &amp; Comprehensive Testing</w:t>
            </w:r>
          </w:p>
        </w:tc>
        <w:tc>
          <w:tcPr>
            <w:tcW w:w="0" w:type="auto"/>
          </w:tcPr>
          <w:p w14:paraId="0112A0F9" w14:textId="77777777" w:rsidR="00383FA8" w:rsidRDefault="00B52B9B">
            <w:pPr>
              <w:jc w:val="center"/>
            </w:pPr>
            <w:r>
              <w:t>26/07/2024</w:t>
            </w:r>
          </w:p>
        </w:tc>
        <w:tc>
          <w:tcPr>
            <w:tcW w:w="0" w:type="auto"/>
          </w:tcPr>
          <w:p w14:paraId="42B60E81" w14:textId="77777777" w:rsidR="00383FA8" w:rsidRDefault="00B52B9B">
            <w:pPr>
              <w:jc w:val="center"/>
            </w:pPr>
            <w:r>
              <w:t>09/08/2024</w:t>
            </w:r>
          </w:p>
        </w:tc>
        <w:tc>
          <w:tcPr>
            <w:tcW w:w="0" w:type="auto"/>
          </w:tcPr>
          <w:p w14:paraId="5D573E7C" w14:textId="77777777" w:rsidR="00383FA8" w:rsidRDefault="00B52B9B">
            <w:pPr>
              <w:jc w:val="center"/>
            </w:pPr>
            <w:r>
              <w:t>2</w:t>
            </w:r>
          </w:p>
        </w:tc>
        <w:tc>
          <w:tcPr>
            <w:tcW w:w="0" w:type="auto"/>
          </w:tcPr>
          <w:p w14:paraId="7704F542" w14:textId="77777777" w:rsidR="00383FA8" w:rsidRDefault="00383FA8">
            <w:pPr>
              <w:jc w:val="center"/>
            </w:pPr>
          </w:p>
        </w:tc>
        <w:tc>
          <w:tcPr>
            <w:tcW w:w="0" w:type="auto"/>
          </w:tcPr>
          <w:p w14:paraId="1441D97E" w14:textId="77777777" w:rsidR="00383FA8" w:rsidRDefault="00383FA8">
            <w:pPr>
              <w:jc w:val="center"/>
            </w:pPr>
          </w:p>
        </w:tc>
        <w:tc>
          <w:tcPr>
            <w:tcW w:w="0" w:type="auto"/>
          </w:tcPr>
          <w:p w14:paraId="3D417BA2" w14:textId="77777777" w:rsidR="00383FA8" w:rsidRDefault="00383FA8">
            <w:pPr>
              <w:jc w:val="center"/>
            </w:pPr>
          </w:p>
        </w:tc>
        <w:tc>
          <w:tcPr>
            <w:tcW w:w="0" w:type="auto"/>
          </w:tcPr>
          <w:p w14:paraId="1430CCEC" w14:textId="77777777" w:rsidR="00383FA8" w:rsidRDefault="00383FA8">
            <w:pPr>
              <w:jc w:val="center"/>
            </w:pPr>
          </w:p>
        </w:tc>
        <w:tc>
          <w:tcPr>
            <w:tcW w:w="0" w:type="auto"/>
          </w:tcPr>
          <w:p w14:paraId="2F322FC2" w14:textId="77777777" w:rsidR="00383FA8" w:rsidRDefault="00B52B9B">
            <w:pPr>
              <w:jc w:val="center"/>
            </w:pPr>
            <w:r>
              <w:t>XXXXX</w:t>
            </w:r>
          </w:p>
        </w:tc>
      </w:tr>
      <w:tr w:rsidR="00383FA8" w14:paraId="2E59313C" w14:textId="77777777">
        <w:trPr>
          <w:trHeight w:val="55"/>
        </w:trPr>
        <w:tc>
          <w:tcPr>
            <w:tcW w:w="0" w:type="auto"/>
          </w:tcPr>
          <w:p w14:paraId="5E3EFA8E" w14:textId="77777777" w:rsidR="00383FA8" w:rsidRDefault="00B52B9B">
            <w:pPr>
              <w:jc w:val="center"/>
            </w:pPr>
            <w:r>
              <w:t>7</w:t>
            </w:r>
          </w:p>
        </w:tc>
        <w:tc>
          <w:tcPr>
            <w:tcW w:w="0" w:type="auto"/>
          </w:tcPr>
          <w:p w14:paraId="311EF48D" w14:textId="77777777" w:rsidR="00383FA8" w:rsidRDefault="00B52B9B">
            <w:r>
              <w:t>Documentation &amp; Final Report Writing</w:t>
            </w:r>
          </w:p>
        </w:tc>
        <w:tc>
          <w:tcPr>
            <w:tcW w:w="0" w:type="auto"/>
          </w:tcPr>
          <w:p w14:paraId="0B988C55" w14:textId="77777777" w:rsidR="00383FA8" w:rsidRDefault="00B52B9B">
            <w:pPr>
              <w:jc w:val="center"/>
            </w:pPr>
            <w:r>
              <w:t>10/08/2024</w:t>
            </w:r>
          </w:p>
        </w:tc>
        <w:tc>
          <w:tcPr>
            <w:tcW w:w="0" w:type="auto"/>
          </w:tcPr>
          <w:p w14:paraId="764C5AD0" w14:textId="77777777" w:rsidR="00383FA8" w:rsidRDefault="00B52B9B">
            <w:pPr>
              <w:jc w:val="center"/>
            </w:pPr>
            <w:r>
              <w:t>15/08/2024</w:t>
            </w:r>
          </w:p>
        </w:tc>
        <w:tc>
          <w:tcPr>
            <w:tcW w:w="0" w:type="auto"/>
          </w:tcPr>
          <w:p w14:paraId="6A44D7C5" w14:textId="77777777" w:rsidR="00383FA8" w:rsidRDefault="00B52B9B">
            <w:pPr>
              <w:jc w:val="center"/>
            </w:pPr>
            <w:r>
              <w:t>1</w:t>
            </w:r>
          </w:p>
        </w:tc>
        <w:tc>
          <w:tcPr>
            <w:tcW w:w="0" w:type="auto"/>
          </w:tcPr>
          <w:p w14:paraId="6E16844B" w14:textId="77777777" w:rsidR="00383FA8" w:rsidRDefault="00383FA8">
            <w:pPr>
              <w:jc w:val="center"/>
            </w:pPr>
          </w:p>
        </w:tc>
        <w:tc>
          <w:tcPr>
            <w:tcW w:w="0" w:type="auto"/>
          </w:tcPr>
          <w:p w14:paraId="70DE2861" w14:textId="77777777" w:rsidR="00383FA8" w:rsidRDefault="00383FA8">
            <w:pPr>
              <w:jc w:val="center"/>
            </w:pPr>
          </w:p>
        </w:tc>
        <w:tc>
          <w:tcPr>
            <w:tcW w:w="0" w:type="auto"/>
          </w:tcPr>
          <w:p w14:paraId="15C00A40" w14:textId="77777777" w:rsidR="00383FA8" w:rsidRDefault="00383FA8">
            <w:pPr>
              <w:jc w:val="center"/>
            </w:pPr>
          </w:p>
        </w:tc>
        <w:tc>
          <w:tcPr>
            <w:tcW w:w="0" w:type="auto"/>
          </w:tcPr>
          <w:p w14:paraId="0355FA38" w14:textId="77777777" w:rsidR="00383FA8" w:rsidRDefault="00383FA8">
            <w:pPr>
              <w:jc w:val="center"/>
            </w:pPr>
          </w:p>
        </w:tc>
        <w:tc>
          <w:tcPr>
            <w:tcW w:w="0" w:type="auto"/>
          </w:tcPr>
          <w:p w14:paraId="146CD5F7" w14:textId="77777777" w:rsidR="00383FA8" w:rsidRDefault="00B52B9B">
            <w:pPr>
              <w:jc w:val="center"/>
            </w:pPr>
            <w:r>
              <w:t>XXXXX</w:t>
            </w:r>
          </w:p>
        </w:tc>
      </w:tr>
    </w:tbl>
    <w:p w14:paraId="2EC28FBB"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7910D6F7"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1613C05D"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0EC7625D" w14:textId="77777777" w:rsidR="00383FA8" w:rsidRDefault="00B52B9B">
      <w:pPr>
        <w:pStyle w:val="Heading2"/>
        <w:rPr>
          <w:rFonts w:ascii="Times New Roman" w:hAnsi="Times New Roman" w:cs="Times New Roman"/>
        </w:rPr>
      </w:pPr>
      <w:bookmarkStart w:id="412" w:name="_Toc211517626"/>
      <w:r>
        <w:rPr>
          <w:rFonts w:ascii="Times New Roman" w:hAnsi="Times New Roman" w:cs="Times New Roman"/>
        </w:rPr>
        <w:lastRenderedPageBreak/>
        <w:t>APPENDIX 2: PROJECT BUDGET</w:t>
      </w:r>
      <w:bookmarkEnd w:id="412"/>
    </w:p>
    <w:p w14:paraId="12155491"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r>
        <w:rPr>
          <w:rFonts w:eastAsia="SimSun"/>
        </w:rPr>
        <w:t>This section outlines the estimated financial resources required for the successful completion of the Internship Connect System project. The budget covers essential expenditures incurred during the development phase.</w:t>
      </w:r>
    </w:p>
    <w:p w14:paraId="5759FCCA"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ins w:id="413" w:author="NTAMBARA  Etienne" w:date="2025-10-16T15:33:00Z"/>
          <w:rFonts w:eastAsia="SimSun"/>
        </w:rPr>
      </w:pPr>
    </w:p>
    <w:p w14:paraId="5D8B8CC5" w14:textId="1FBED8A3" w:rsidR="00ED7F0C" w:rsidRDefault="00ED7F0C">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ins w:id="414" w:author="NTAMBARA  Etienne" w:date="2025-10-16T15:33:00Z">
        <w:r>
          <w:rPr>
            <w:rFonts w:eastAsia="SimSun"/>
          </w:rPr>
          <w:t>Extra space must be avoided</w:t>
        </w:r>
      </w:ins>
    </w:p>
    <w:p w14:paraId="3243C17A"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6C6234F7" w14:textId="77777777" w:rsidR="00383FA8" w:rsidRDefault="00B52B9B">
      <w:pPr>
        <w:pStyle w:val="Caption"/>
        <w:rPr>
          <w:rStyle w:val="IntenseEmphasis2"/>
          <w:rFonts w:ascii="Times New Roman" w:eastAsia="SimSun" w:hAnsi="Times New Roman" w:cs="Times New Roman"/>
          <w:color w:val="0070C0"/>
        </w:rPr>
      </w:pPr>
      <w:bookmarkStart w:id="415" w:name="_Toc211417488"/>
      <w:r>
        <w:rPr>
          <w:rFonts w:ascii="Times New Roman" w:hAnsi="Times New Roman" w:cs="Times New Roman"/>
          <w:color w:val="0070C0"/>
        </w:rPr>
        <w:t xml:space="preserve">Table </w:t>
      </w:r>
      <w:r>
        <w:rPr>
          <w:rFonts w:ascii="Times New Roman" w:hAnsi="Times New Roman" w:cs="Times New Roman"/>
          <w:color w:val="0070C0"/>
        </w:rPr>
        <w:fldChar w:fldCharType="begin"/>
      </w:r>
      <w:r>
        <w:rPr>
          <w:rFonts w:ascii="Times New Roman" w:hAnsi="Times New Roman" w:cs="Times New Roman"/>
          <w:color w:val="0070C0"/>
        </w:rPr>
        <w:instrText xml:space="preserve"> SEQ Table \* ARABIC </w:instrText>
      </w:r>
      <w:r>
        <w:rPr>
          <w:rFonts w:ascii="Times New Roman" w:hAnsi="Times New Roman" w:cs="Times New Roman"/>
          <w:color w:val="0070C0"/>
        </w:rPr>
        <w:fldChar w:fldCharType="separate"/>
      </w:r>
      <w:r>
        <w:rPr>
          <w:rFonts w:ascii="Times New Roman" w:hAnsi="Times New Roman" w:cs="Times New Roman"/>
          <w:color w:val="0070C0"/>
        </w:rPr>
        <w:t>8</w:t>
      </w:r>
      <w:r>
        <w:rPr>
          <w:rFonts w:ascii="Times New Roman" w:hAnsi="Times New Roman" w:cs="Times New Roman"/>
          <w:color w:val="0070C0"/>
        </w:rPr>
        <w:fldChar w:fldCharType="end"/>
      </w:r>
      <w:r>
        <w:rPr>
          <w:rFonts w:ascii="Times New Roman" w:hAnsi="Times New Roman" w:cs="Times New Roman"/>
          <w:color w:val="0070C0"/>
        </w:rPr>
        <w:t xml:space="preserve"> : Project Budget for Internship Connect System</w:t>
      </w:r>
      <w:bookmarkEnd w:id="415"/>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3780"/>
        <w:gridCol w:w="4315"/>
      </w:tblGrid>
      <w:tr w:rsidR="00383FA8" w14:paraId="4CADC7C5" w14:textId="77777777">
        <w:tc>
          <w:tcPr>
            <w:tcW w:w="895" w:type="dxa"/>
          </w:tcPr>
          <w:p w14:paraId="0E96EB28" w14:textId="77777777" w:rsidR="00383FA8" w:rsidRDefault="00B52B9B">
            <w:pPr>
              <w:pStyle w:val="BodyText"/>
              <w:spacing w:before="269" w:line="360" w:lineRule="auto"/>
              <w:rPr>
                <w:rFonts w:eastAsia="SimSun"/>
              </w:rPr>
            </w:pPr>
            <w:r>
              <w:rPr>
                <w:rFonts w:eastAsia="SimSun"/>
              </w:rPr>
              <w:t>No</w:t>
            </w:r>
          </w:p>
        </w:tc>
        <w:tc>
          <w:tcPr>
            <w:tcW w:w="3780" w:type="dxa"/>
          </w:tcPr>
          <w:p w14:paraId="4EC82816" w14:textId="77777777" w:rsidR="00383FA8" w:rsidRDefault="00B52B9B">
            <w:pPr>
              <w:pStyle w:val="BodyText"/>
              <w:spacing w:before="269" w:line="360" w:lineRule="auto"/>
              <w:rPr>
                <w:rFonts w:eastAsia="SimSun"/>
              </w:rPr>
            </w:pPr>
            <w:r>
              <w:rPr>
                <w:rFonts w:eastAsia="SimSun"/>
              </w:rPr>
              <w:t xml:space="preserve">ITEMS  </w:t>
            </w:r>
          </w:p>
        </w:tc>
        <w:tc>
          <w:tcPr>
            <w:tcW w:w="4315" w:type="dxa"/>
          </w:tcPr>
          <w:p w14:paraId="6FB6A390" w14:textId="77777777" w:rsidR="00383FA8" w:rsidRDefault="00B52B9B">
            <w:pPr>
              <w:pStyle w:val="BodyText"/>
              <w:spacing w:before="269" w:line="360" w:lineRule="auto"/>
              <w:rPr>
                <w:rFonts w:eastAsia="SimSun"/>
              </w:rPr>
            </w:pPr>
            <w:r>
              <w:rPr>
                <w:rFonts w:eastAsia="SimSun"/>
              </w:rPr>
              <w:t>AMOUNT IN RWANDAN FRANCS</w:t>
            </w:r>
          </w:p>
        </w:tc>
      </w:tr>
      <w:tr w:rsidR="00383FA8" w14:paraId="717BD137" w14:textId="77777777">
        <w:tc>
          <w:tcPr>
            <w:tcW w:w="895" w:type="dxa"/>
          </w:tcPr>
          <w:p w14:paraId="41D59F2B" w14:textId="77777777" w:rsidR="00383FA8" w:rsidRDefault="00B52B9B">
            <w:pPr>
              <w:pStyle w:val="BodyText"/>
              <w:spacing w:before="269" w:line="360" w:lineRule="auto"/>
              <w:rPr>
                <w:rFonts w:eastAsia="SimSun"/>
                <w:b/>
              </w:rPr>
            </w:pPr>
            <w:r>
              <w:rPr>
                <w:rFonts w:eastAsia="SimSun"/>
                <w:b/>
              </w:rPr>
              <w:t>1.</w:t>
            </w:r>
          </w:p>
        </w:tc>
        <w:tc>
          <w:tcPr>
            <w:tcW w:w="3780" w:type="dxa"/>
          </w:tcPr>
          <w:p w14:paraId="3B47FCDA" w14:textId="77777777" w:rsidR="00383FA8" w:rsidRDefault="00B52B9B">
            <w:pPr>
              <w:pStyle w:val="BodyText"/>
              <w:spacing w:before="269" w:line="360" w:lineRule="auto"/>
              <w:rPr>
                <w:rFonts w:eastAsia="SimSun"/>
              </w:rPr>
            </w:pPr>
            <w:r>
              <w:rPr>
                <w:rFonts w:eastAsia="SimSun"/>
              </w:rPr>
              <w:t xml:space="preserve">Accommodation  </w:t>
            </w:r>
          </w:p>
        </w:tc>
        <w:tc>
          <w:tcPr>
            <w:tcW w:w="4315" w:type="dxa"/>
          </w:tcPr>
          <w:p w14:paraId="53BC14EE" w14:textId="77777777" w:rsidR="00383FA8" w:rsidRDefault="00B52B9B">
            <w:pPr>
              <w:pStyle w:val="BodyText"/>
              <w:spacing w:before="269" w:line="360" w:lineRule="auto"/>
              <w:rPr>
                <w:rFonts w:eastAsia="SimSun"/>
              </w:rPr>
            </w:pPr>
            <w:r>
              <w:rPr>
                <w:rFonts w:eastAsia="SimSun"/>
              </w:rPr>
              <w:t xml:space="preserve">30,000 </w:t>
            </w:r>
            <w:proofErr w:type="spellStart"/>
            <w:r>
              <w:rPr>
                <w:rFonts w:eastAsia="SimSun"/>
              </w:rPr>
              <w:t>Rwf</w:t>
            </w:r>
            <w:proofErr w:type="spellEnd"/>
            <w:r>
              <w:rPr>
                <w:rFonts w:eastAsia="SimSun"/>
              </w:rPr>
              <w:t xml:space="preserve">               </w:t>
            </w:r>
          </w:p>
        </w:tc>
      </w:tr>
      <w:tr w:rsidR="00383FA8" w14:paraId="7F24575C" w14:textId="77777777">
        <w:tc>
          <w:tcPr>
            <w:tcW w:w="895" w:type="dxa"/>
          </w:tcPr>
          <w:p w14:paraId="36161441" w14:textId="77777777" w:rsidR="00383FA8" w:rsidRDefault="00B52B9B">
            <w:pPr>
              <w:pStyle w:val="BodyText"/>
              <w:spacing w:before="269" w:line="360" w:lineRule="auto"/>
              <w:rPr>
                <w:rFonts w:eastAsia="SimSun"/>
                <w:b/>
              </w:rPr>
            </w:pPr>
            <w:r>
              <w:rPr>
                <w:rFonts w:eastAsia="SimSun"/>
                <w:b/>
              </w:rPr>
              <w:t>2.</w:t>
            </w:r>
          </w:p>
        </w:tc>
        <w:tc>
          <w:tcPr>
            <w:tcW w:w="3780" w:type="dxa"/>
          </w:tcPr>
          <w:p w14:paraId="0813E366" w14:textId="77777777" w:rsidR="00383FA8" w:rsidRDefault="00B52B9B">
            <w:pPr>
              <w:pStyle w:val="BodyText"/>
              <w:spacing w:before="269" w:line="360" w:lineRule="auto"/>
              <w:rPr>
                <w:rFonts w:eastAsia="SimSun"/>
              </w:rPr>
            </w:pPr>
            <w:r>
              <w:rPr>
                <w:rFonts w:eastAsia="SimSun"/>
              </w:rPr>
              <w:t>Communication</w:t>
            </w:r>
          </w:p>
        </w:tc>
        <w:tc>
          <w:tcPr>
            <w:tcW w:w="4315" w:type="dxa"/>
          </w:tcPr>
          <w:p w14:paraId="7E07751A" w14:textId="77777777" w:rsidR="00383FA8" w:rsidRDefault="00B52B9B">
            <w:pPr>
              <w:pStyle w:val="BodyText"/>
              <w:spacing w:before="269" w:line="360" w:lineRule="auto"/>
              <w:rPr>
                <w:rFonts w:eastAsia="SimSun"/>
              </w:rPr>
            </w:pPr>
            <w:r>
              <w:rPr>
                <w:rFonts w:eastAsia="SimSun"/>
              </w:rPr>
              <w:t xml:space="preserve">10,000 </w:t>
            </w:r>
            <w:proofErr w:type="spellStart"/>
            <w:r>
              <w:rPr>
                <w:rFonts w:eastAsia="SimSun"/>
              </w:rPr>
              <w:t>Rwf</w:t>
            </w:r>
            <w:proofErr w:type="spellEnd"/>
            <w:r>
              <w:rPr>
                <w:rFonts w:eastAsia="SimSun"/>
              </w:rPr>
              <w:t xml:space="preserve">               </w:t>
            </w:r>
          </w:p>
        </w:tc>
      </w:tr>
      <w:tr w:rsidR="00383FA8" w14:paraId="73800130" w14:textId="77777777">
        <w:tc>
          <w:tcPr>
            <w:tcW w:w="895" w:type="dxa"/>
          </w:tcPr>
          <w:p w14:paraId="30385A6F" w14:textId="77777777" w:rsidR="00383FA8" w:rsidRDefault="00B52B9B">
            <w:pPr>
              <w:pStyle w:val="BodyText"/>
              <w:spacing w:before="269" w:line="360" w:lineRule="auto"/>
              <w:rPr>
                <w:rFonts w:eastAsia="SimSun"/>
                <w:b/>
              </w:rPr>
            </w:pPr>
            <w:r>
              <w:rPr>
                <w:rFonts w:eastAsia="SimSun"/>
                <w:b/>
              </w:rPr>
              <w:t>3.</w:t>
            </w:r>
          </w:p>
        </w:tc>
        <w:tc>
          <w:tcPr>
            <w:tcW w:w="3780" w:type="dxa"/>
          </w:tcPr>
          <w:p w14:paraId="7CF23175" w14:textId="77777777" w:rsidR="00383FA8" w:rsidRDefault="00B52B9B">
            <w:pPr>
              <w:pStyle w:val="BodyText"/>
              <w:spacing w:before="269" w:line="360" w:lineRule="auto"/>
              <w:rPr>
                <w:rFonts w:eastAsia="SimSun"/>
              </w:rPr>
            </w:pPr>
            <w:r>
              <w:rPr>
                <w:rFonts w:eastAsia="SimSun"/>
              </w:rPr>
              <w:t xml:space="preserve">Transport &amp; Foods    </w:t>
            </w:r>
          </w:p>
        </w:tc>
        <w:tc>
          <w:tcPr>
            <w:tcW w:w="4315" w:type="dxa"/>
          </w:tcPr>
          <w:p w14:paraId="72604D3D" w14:textId="77777777" w:rsidR="00383FA8" w:rsidRDefault="00B52B9B">
            <w:pPr>
              <w:pStyle w:val="BodyText"/>
              <w:spacing w:before="269" w:line="360" w:lineRule="auto"/>
              <w:rPr>
                <w:rFonts w:eastAsia="SimSun"/>
              </w:rPr>
            </w:pPr>
            <w:r>
              <w:rPr>
                <w:rFonts w:eastAsia="SimSun"/>
              </w:rPr>
              <w:t xml:space="preserve">110,000 </w:t>
            </w:r>
            <w:proofErr w:type="spellStart"/>
            <w:r>
              <w:rPr>
                <w:rFonts w:eastAsia="SimSun"/>
              </w:rPr>
              <w:t>Rwf</w:t>
            </w:r>
            <w:proofErr w:type="spellEnd"/>
            <w:r>
              <w:rPr>
                <w:rFonts w:eastAsia="SimSun"/>
              </w:rPr>
              <w:t xml:space="preserve">              </w:t>
            </w:r>
          </w:p>
        </w:tc>
      </w:tr>
      <w:tr w:rsidR="00383FA8" w14:paraId="3F3319FA" w14:textId="77777777">
        <w:tc>
          <w:tcPr>
            <w:tcW w:w="895" w:type="dxa"/>
          </w:tcPr>
          <w:p w14:paraId="10BA7B29" w14:textId="77777777" w:rsidR="00383FA8" w:rsidRDefault="00B52B9B">
            <w:pPr>
              <w:pStyle w:val="BodyText"/>
              <w:spacing w:before="269" w:line="360" w:lineRule="auto"/>
              <w:rPr>
                <w:rFonts w:eastAsia="SimSun"/>
                <w:b/>
              </w:rPr>
            </w:pPr>
            <w:r>
              <w:rPr>
                <w:rFonts w:eastAsia="SimSun"/>
                <w:b/>
              </w:rPr>
              <w:t>4.</w:t>
            </w:r>
          </w:p>
        </w:tc>
        <w:tc>
          <w:tcPr>
            <w:tcW w:w="3780" w:type="dxa"/>
          </w:tcPr>
          <w:p w14:paraId="5D139CF3" w14:textId="77777777" w:rsidR="00383FA8" w:rsidRDefault="00B52B9B">
            <w:pPr>
              <w:pStyle w:val="BodyText"/>
              <w:spacing w:before="269" w:line="360" w:lineRule="auto"/>
              <w:rPr>
                <w:rFonts w:eastAsia="SimSun"/>
              </w:rPr>
            </w:pPr>
            <w:r>
              <w:rPr>
                <w:rFonts w:eastAsia="SimSun"/>
              </w:rPr>
              <w:t xml:space="preserve">Internet Connection  </w:t>
            </w:r>
          </w:p>
        </w:tc>
        <w:tc>
          <w:tcPr>
            <w:tcW w:w="4315" w:type="dxa"/>
          </w:tcPr>
          <w:p w14:paraId="5478F3F0" w14:textId="77777777" w:rsidR="00383FA8" w:rsidRDefault="00B52B9B">
            <w:pPr>
              <w:pStyle w:val="BodyText"/>
              <w:spacing w:before="269" w:line="360" w:lineRule="auto"/>
              <w:rPr>
                <w:rFonts w:eastAsia="SimSun"/>
              </w:rPr>
            </w:pPr>
            <w:r>
              <w:rPr>
                <w:rFonts w:eastAsia="SimSun"/>
              </w:rPr>
              <w:t xml:space="preserve">20,000 </w:t>
            </w:r>
            <w:proofErr w:type="spellStart"/>
            <w:r>
              <w:rPr>
                <w:rFonts w:eastAsia="SimSun"/>
              </w:rPr>
              <w:t>Rwf</w:t>
            </w:r>
            <w:proofErr w:type="spellEnd"/>
            <w:r>
              <w:rPr>
                <w:rFonts w:eastAsia="SimSun"/>
              </w:rPr>
              <w:t xml:space="preserve">               </w:t>
            </w:r>
          </w:p>
        </w:tc>
      </w:tr>
      <w:tr w:rsidR="00383FA8" w14:paraId="206B9D29" w14:textId="77777777">
        <w:tc>
          <w:tcPr>
            <w:tcW w:w="895" w:type="dxa"/>
          </w:tcPr>
          <w:p w14:paraId="267852DB" w14:textId="77777777" w:rsidR="00383FA8" w:rsidRDefault="00383FA8">
            <w:pPr>
              <w:pStyle w:val="BodyText"/>
              <w:spacing w:before="269" w:line="360" w:lineRule="auto"/>
              <w:rPr>
                <w:rFonts w:eastAsia="SimSun"/>
                <w:b/>
              </w:rPr>
            </w:pPr>
          </w:p>
        </w:tc>
        <w:tc>
          <w:tcPr>
            <w:tcW w:w="3780" w:type="dxa"/>
          </w:tcPr>
          <w:p w14:paraId="710F5686" w14:textId="77777777" w:rsidR="00383FA8" w:rsidRDefault="00B52B9B">
            <w:pPr>
              <w:pStyle w:val="BodyText"/>
              <w:spacing w:before="269" w:line="360" w:lineRule="auto"/>
              <w:rPr>
                <w:rFonts w:eastAsia="SimSun"/>
              </w:rPr>
            </w:pPr>
            <w:r>
              <w:rPr>
                <w:rFonts w:eastAsia="SimSun"/>
              </w:rPr>
              <w:t>TOTAL</w:t>
            </w:r>
          </w:p>
        </w:tc>
        <w:tc>
          <w:tcPr>
            <w:tcW w:w="4315" w:type="dxa"/>
          </w:tcPr>
          <w:p w14:paraId="74775102" w14:textId="77777777" w:rsidR="00383FA8" w:rsidRDefault="00B52B9B">
            <w:pPr>
              <w:pStyle w:val="BodyText"/>
              <w:spacing w:before="269" w:line="360" w:lineRule="auto"/>
              <w:rPr>
                <w:rFonts w:eastAsia="SimSun"/>
              </w:rPr>
            </w:pPr>
            <w:r>
              <w:rPr>
                <w:rFonts w:eastAsia="SimSun"/>
              </w:rPr>
              <w:t xml:space="preserve">170,000 </w:t>
            </w:r>
            <w:proofErr w:type="spellStart"/>
            <w:r>
              <w:rPr>
                <w:rFonts w:eastAsia="SimSun"/>
              </w:rPr>
              <w:t>Rwf</w:t>
            </w:r>
            <w:proofErr w:type="spellEnd"/>
          </w:p>
        </w:tc>
      </w:tr>
    </w:tbl>
    <w:p w14:paraId="5B78E2DE" w14:textId="2933671A" w:rsidR="00383FA8" w:rsidRDefault="00ED7F0C">
      <w:pPr>
        <w:pStyle w:val="BodyText"/>
        <w:pBdr>
          <w:top w:val="none" w:sz="0" w:space="1" w:color="auto"/>
          <w:left w:val="none" w:sz="0" w:space="4" w:color="auto"/>
          <w:bottom w:val="none" w:sz="0" w:space="1" w:color="auto"/>
          <w:right w:val="none" w:sz="0" w:space="4" w:color="auto"/>
        </w:pBdr>
        <w:spacing w:before="269" w:line="360" w:lineRule="auto"/>
        <w:rPr>
          <w:rFonts w:eastAsia="SimSun"/>
          <w:b/>
          <w:bCs/>
        </w:rPr>
      </w:pPr>
      <w:ins w:id="416" w:author="NTAMBARA  Etienne" w:date="2025-10-16T15:33:00Z">
        <w:r>
          <w:rPr>
            <w:rFonts w:eastAsia="SimSun"/>
            <w:b/>
            <w:bCs/>
          </w:rPr>
          <w:t>Hint ENTER to push this to the next page</w:t>
        </w:r>
      </w:ins>
      <w:ins w:id="417" w:author="NTAMBARA  Etienne" w:date="2025-10-16T15:34:00Z">
        <w:r>
          <w:rPr>
            <w:rFonts w:eastAsia="SimSun"/>
            <w:b/>
            <w:bCs/>
          </w:rPr>
          <w:t xml:space="preserve"> (IKINDI IYO TABLE IFATA KURI PAGE 2 ZITANDUKANYE </w:t>
        </w:r>
        <w:proofErr w:type="spellStart"/>
        <w:r>
          <w:rPr>
            <w:rFonts w:eastAsia="SimSun"/>
            <w:b/>
            <w:bCs/>
          </w:rPr>
          <w:t>Ukora</w:t>
        </w:r>
        <w:proofErr w:type="spellEnd"/>
        <w:r>
          <w:rPr>
            <w:rFonts w:eastAsia="SimSun"/>
            <w:b/>
            <w:bCs/>
          </w:rPr>
          <w:t xml:space="preserve"> </w:t>
        </w:r>
        <w:proofErr w:type="spellStart"/>
        <w:r>
          <w:rPr>
            <w:rFonts w:eastAsia="SimSun"/>
            <w:b/>
            <w:bCs/>
          </w:rPr>
          <w:t>buryo</w:t>
        </w:r>
        <w:proofErr w:type="spellEnd"/>
        <w:r>
          <w:rPr>
            <w:rFonts w:eastAsia="SimSun"/>
            <w:b/>
            <w:bCs/>
          </w:rPr>
          <w:t xml:space="preserve"> </w:t>
        </w:r>
        <w:proofErr w:type="spellStart"/>
        <w:r>
          <w:rPr>
            <w:rFonts w:eastAsia="SimSun"/>
            <w:b/>
            <w:bCs/>
          </w:rPr>
          <w:t>ki</w:t>
        </w:r>
        <w:proofErr w:type="spellEnd"/>
        <w:r>
          <w:rPr>
            <w:rFonts w:eastAsia="SimSun"/>
            <w:b/>
            <w:bCs/>
          </w:rPr>
          <w:t xml:space="preserve"> </w:t>
        </w:r>
        <w:proofErr w:type="spellStart"/>
        <w:r w:rsidR="00DE4501">
          <w:rPr>
            <w:rFonts w:eastAsia="SimSun"/>
            <w:b/>
            <w:bCs/>
          </w:rPr>
          <w:t>colums</w:t>
        </w:r>
        <w:proofErr w:type="spellEnd"/>
        <w:r w:rsidR="00DE4501">
          <w:rPr>
            <w:rFonts w:eastAsia="SimSun"/>
            <w:b/>
            <w:bCs/>
          </w:rPr>
          <w:t xml:space="preserve"> (Headers) za table </w:t>
        </w:r>
        <w:proofErr w:type="spellStart"/>
        <w:r w:rsidR="00DE4501">
          <w:rPr>
            <w:rFonts w:eastAsia="SimSun"/>
            <w:b/>
            <w:bCs/>
          </w:rPr>
          <w:t>ziza</w:t>
        </w:r>
        <w:proofErr w:type="spellEnd"/>
        <w:r w:rsidR="00DE4501">
          <w:rPr>
            <w:rFonts w:eastAsia="SimSun"/>
            <w:b/>
            <w:bCs/>
          </w:rPr>
          <w:t xml:space="preserve"> </w:t>
        </w:r>
        <w:proofErr w:type="spellStart"/>
        <w:r w:rsidR="00DE4501">
          <w:rPr>
            <w:rFonts w:eastAsia="SimSun"/>
            <w:b/>
            <w:bCs/>
          </w:rPr>
          <w:t>kuri</w:t>
        </w:r>
        <w:proofErr w:type="spellEnd"/>
        <w:r w:rsidR="00DE4501">
          <w:rPr>
            <w:rFonts w:eastAsia="SimSun"/>
            <w:b/>
            <w:bCs/>
          </w:rPr>
          <w:t xml:space="preserve"> </w:t>
        </w:r>
      </w:ins>
      <w:ins w:id="418" w:author="NTAMBARA  Etienne" w:date="2025-10-16T15:35:00Z">
        <w:r w:rsidR="00DE4501">
          <w:rPr>
            <w:rFonts w:eastAsia="SimSun"/>
            <w:b/>
            <w:bCs/>
          </w:rPr>
          <w:t xml:space="preserve">page </w:t>
        </w:r>
        <w:proofErr w:type="spellStart"/>
        <w:r w:rsidR="00DE4501">
          <w:rPr>
            <w:rFonts w:eastAsia="SimSun"/>
            <w:b/>
            <w:bCs/>
          </w:rPr>
          <w:t>ya</w:t>
        </w:r>
        <w:proofErr w:type="spellEnd"/>
        <w:r w:rsidR="00DE4501">
          <w:rPr>
            <w:rFonts w:eastAsia="SimSun"/>
            <w:b/>
            <w:bCs/>
          </w:rPr>
          <w:t xml:space="preserve"> 2 automatically) we call it repeat headers. Please correct this to all tables that take places in more than one pages.</w:t>
        </w:r>
      </w:ins>
    </w:p>
    <w:p w14:paraId="47A44899" w14:textId="77777777" w:rsidR="00383FA8" w:rsidRDefault="00B52B9B">
      <w:pPr>
        <w:pStyle w:val="Heading2"/>
        <w:rPr>
          <w:rFonts w:ascii="Times New Roman" w:hAnsi="Times New Roman" w:cs="Times New Roman"/>
        </w:rPr>
      </w:pPr>
      <w:bookmarkStart w:id="419" w:name="_Toc211517627"/>
      <w:r>
        <w:rPr>
          <w:rFonts w:ascii="Times New Roman" w:hAnsi="Times New Roman" w:cs="Times New Roman"/>
        </w:rPr>
        <w:t>APPENDIX 3: WORK PLAN</w:t>
      </w:r>
      <w:bookmarkEnd w:id="419"/>
    </w:p>
    <w:p w14:paraId="0481E948" w14:textId="77777777" w:rsidR="00383FA8" w:rsidRDefault="00B52B9B">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r>
        <w:rPr>
          <w:rFonts w:eastAsia="SimSun"/>
        </w:rPr>
        <w:t>The work plan details the specific tasks to be performed, their completion dates, and the person responsible for each activity during the development of the Internship Connect System. This plan ensures systematic progression and accountability throughout the project lifecycle.</w:t>
      </w:r>
    </w:p>
    <w:p w14:paraId="06DF1E84"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38A259A3"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Style w:val="IntenseEmphasis2"/>
          <w:rFonts w:eastAsia="SimSun"/>
          <w:color w:val="7030A0"/>
        </w:rPr>
      </w:pPr>
    </w:p>
    <w:p w14:paraId="47559815" w14:textId="77777777" w:rsidR="00AD61BA" w:rsidRDefault="00AD61BA" w:rsidP="00AD61BA">
      <w:pPr>
        <w:pStyle w:val="BodyText"/>
        <w:pBdr>
          <w:top w:val="none" w:sz="0" w:space="1" w:color="auto"/>
          <w:left w:val="none" w:sz="0" w:space="4" w:color="auto"/>
          <w:bottom w:val="none" w:sz="0" w:space="1" w:color="auto"/>
          <w:right w:val="none" w:sz="0" w:space="4" w:color="auto"/>
        </w:pBdr>
        <w:spacing w:before="269" w:line="360" w:lineRule="auto"/>
        <w:rPr>
          <w:rStyle w:val="IntenseEmphasis2"/>
          <w:rFonts w:eastAsia="SimSun"/>
          <w:color w:val="7030A0"/>
        </w:rPr>
      </w:pPr>
    </w:p>
    <w:p w14:paraId="39B83D9D" w14:textId="77777777" w:rsidR="00AD61BA" w:rsidRDefault="00AD61BA">
      <w:pPr>
        <w:pStyle w:val="Caption"/>
        <w:rPr>
          <w:rFonts w:ascii="Times New Roman" w:hAnsi="Times New Roman" w:cs="Times New Roman"/>
          <w:color w:val="0070C0"/>
        </w:rPr>
      </w:pPr>
      <w:bookmarkStart w:id="420" w:name="_Toc211417489"/>
    </w:p>
    <w:p w14:paraId="6C207DA9" w14:textId="77777777" w:rsidR="00383FA8" w:rsidRDefault="00B52B9B">
      <w:pPr>
        <w:pStyle w:val="Caption"/>
        <w:rPr>
          <w:rStyle w:val="IntenseEmphasis2"/>
          <w:rFonts w:ascii="Times New Roman" w:eastAsia="SimSun" w:hAnsi="Times New Roman" w:cs="Times New Roman"/>
          <w:color w:val="7030A0"/>
        </w:rPr>
      </w:pPr>
      <w:r>
        <w:rPr>
          <w:rFonts w:ascii="Times New Roman" w:hAnsi="Times New Roman" w:cs="Times New Roman"/>
          <w:color w:val="0070C0"/>
        </w:rPr>
        <w:t xml:space="preserve">Table </w:t>
      </w:r>
      <w:r>
        <w:rPr>
          <w:rFonts w:ascii="Times New Roman" w:hAnsi="Times New Roman" w:cs="Times New Roman"/>
          <w:color w:val="0070C0"/>
        </w:rPr>
        <w:fldChar w:fldCharType="begin"/>
      </w:r>
      <w:r>
        <w:rPr>
          <w:rFonts w:ascii="Times New Roman" w:hAnsi="Times New Roman" w:cs="Times New Roman"/>
          <w:color w:val="0070C0"/>
        </w:rPr>
        <w:instrText xml:space="preserve"> SEQ Table \* ARABIC </w:instrText>
      </w:r>
      <w:r>
        <w:rPr>
          <w:rFonts w:ascii="Times New Roman" w:hAnsi="Times New Roman" w:cs="Times New Roman"/>
          <w:color w:val="0070C0"/>
        </w:rPr>
        <w:fldChar w:fldCharType="separate"/>
      </w:r>
      <w:r>
        <w:rPr>
          <w:rFonts w:ascii="Times New Roman" w:hAnsi="Times New Roman" w:cs="Times New Roman"/>
          <w:color w:val="0070C0"/>
        </w:rPr>
        <w:t>9</w:t>
      </w:r>
      <w:r>
        <w:rPr>
          <w:rFonts w:ascii="Times New Roman" w:hAnsi="Times New Roman" w:cs="Times New Roman"/>
          <w:color w:val="0070C0"/>
        </w:rPr>
        <w:fldChar w:fldCharType="end"/>
      </w:r>
      <w:r>
        <w:rPr>
          <w:rFonts w:ascii="Times New Roman" w:hAnsi="Times New Roman" w:cs="Times New Roman"/>
          <w:color w:val="0070C0"/>
        </w:rPr>
        <w:t xml:space="preserve"> : Work Plan for Internship Connect System</w:t>
      </w:r>
      <w:bookmarkEnd w:id="420"/>
    </w:p>
    <w:tbl>
      <w:tblPr>
        <w:tblW w:w="979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
        <w:gridCol w:w="3310"/>
        <w:gridCol w:w="2880"/>
        <w:gridCol w:w="3053"/>
      </w:tblGrid>
      <w:tr w:rsidR="00383FA8" w14:paraId="5D2BCFD5" w14:textId="77777777">
        <w:trPr>
          <w:trHeight w:val="842"/>
        </w:trPr>
        <w:tc>
          <w:tcPr>
            <w:tcW w:w="555" w:type="dxa"/>
          </w:tcPr>
          <w:p w14:paraId="35819D21" w14:textId="77777777" w:rsidR="00383FA8" w:rsidRDefault="00B52B9B">
            <w:pPr>
              <w:pStyle w:val="BodyText"/>
              <w:spacing w:before="269" w:line="360" w:lineRule="auto"/>
              <w:rPr>
                <w:rFonts w:eastAsia="SimSun"/>
                <w:b/>
              </w:rPr>
            </w:pPr>
            <w:r>
              <w:rPr>
                <w:rFonts w:eastAsia="SimSun"/>
                <w:b/>
              </w:rPr>
              <w:t>No</w:t>
            </w:r>
          </w:p>
        </w:tc>
        <w:tc>
          <w:tcPr>
            <w:tcW w:w="3310" w:type="dxa"/>
          </w:tcPr>
          <w:p w14:paraId="4875C1A5" w14:textId="77777777" w:rsidR="00383FA8" w:rsidRDefault="00B52B9B">
            <w:pPr>
              <w:pStyle w:val="BodyText"/>
              <w:spacing w:before="269" w:line="360" w:lineRule="auto"/>
              <w:rPr>
                <w:rFonts w:eastAsia="SimSun"/>
                <w:b/>
              </w:rPr>
            </w:pPr>
            <w:r>
              <w:rPr>
                <w:rFonts w:eastAsia="SimSun"/>
                <w:b/>
              </w:rPr>
              <w:t xml:space="preserve">Task to be performed                     </w:t>
            </w:r>
          </w:p>
        </w:tc>
        <w:tc>
          <w:tcPr>
            <w:tcW w:w="2880" w:type="dxa"/>
          </w:tcPr>
          <w:p w14:paraId="6892BBCB" w14:textId="77777777" w:rsidR="00383FA8" w:rsidRDefault="00B52B9B">
            <w:pPr>
              <w:pStyle w:val="BodyText"/>
              <w:spacing w:before="269" w:line="360" w:lineRule="auto"/>
              <w:rPr>
                <w:rFonts w:eastAsia="SimSun"/>
                <w:b/>
              </w:rPr>
            </w:pPr>
            <w:r>
              <w:rPr>
                <w:rFonts w:eastAsia="SimSun"/>
                <w:b/>
              </w:rPr>
              <w:t xml:space="preserve">Date to be completed     </w:t>
            </w:r>
          </w:p>
        </w:tc>
        <w:tc>
          <w:tcPr>
            <w:tcW w:w="3053" w:type="dxa"/>
          </w:tcPr>
          <w:p w14:paraId="603B4751" w14:textId="77777777" w:rsidR="00383FA8" w:rsidRDefault="00B52B9B">
            <w:pPr>
              <w:pStyle w:val="BodyText"/>
              <w:spacing w:before="269" w:line="360" w:lineRule="auto"/>
              <w:rPr>
                <w:rFonts w:eastAsia="SimSun"/>
                <w:b/>
              </w:rPr>
            </w:pPr>
            <w:r>
              <w:rPr>
                <w:rFonts w:eastAsia="SimSun"/>
                <w:b/>
              </w:rPr>
              <w:t xml:space="preserve">Person assigned to task    </w:t>
            </w:r>
          </w:p>
        </w:tc>
      </w:tr>
      <w:tr w:rsidR="00383FA8" w14:paraId="31C85ED4" w14:textId="77777777">
        <w:trPr>
          <w:trHeight w:val="842"/>
        </w:trPr>
        <w:tc>
          <w:tcPr>
            <w:tcW w:w="555" w:type="dxa"/>
          </w:tcPr>
          <w:p w14:paraId="74D0FD4F" w14:textId="77777777" w:rsidR="00383FA8" w:rsidRDefault="00B52B9B">
            <w:pPr>
              <w:pStyle w:val="BodyText"/>
              <w:spacing w:before="269" w:line="360" w:lineRule="auto"/>
              <w:rPr>
                <w:rFonts w:eastAsia="SimSun"/>
                <w:b/>
              </w:rPr>
            </w:pPr>
            <w:r>
              <w:rPr>
                <w:rFonts w:eastAsia="SimSun"/>
                <w:b/>
              </w:rPr>
              <w:t>1.</w:t>
            </w:r>
          </w:p>
        </w:tc>
        <w:tc>
          <w:tcPr>
            <w:tcW w:w="3310" w:type="dxa"/>
          </w:tcPr>
          <w:p w14:paraId="1092C53A" w14:textId="77777777" w:rsidR="00383FA8" w:rsidRDefault="00B52B9B">
            <w:pPr>
              <w:pStyle w:val="BodyText"/>
              <w:spacing w:before="269" w:line="360" w:lineRule="auto"/>
              <w:rPr>
                <w:rFonts w:eastAsia="SimSun"/>
                <w:b/>
              </w:rPr>
            </w:pPr>
            <w:r>
              <w:rPr>
                <w:rFonts w:eastAsia="SimSun"/>
              </w:rPr>
              <w:t xml:space="preserve">Project Proposal &amp; Initial Research      </w:t>
            </w:r>
          </w:p>
        </w:tc>
        <w:tc>
          <w:tcPr>
            <w:tcW w:w="2880" w:type="dxa"/>
          </w:tcPr>
          <w:p w14:paraId="69A4E98E" w14:textId="77777777" w:rsidR="00383FA8" w:rsidRDefault="00B52B9B">
            <w:pPr>
              <w:pStyle w:val="BodyText"/>
              <w:spacing w:before="269" w:line="360" w:lineRule="auto"/>
              <w:rPr>
                <w:rFonts w:eastAsia="SimSun"/>
                <w:b/>
              </w:rPr>
            </w:pPr>
            <w:r>
              <w:rPr>
                <w:rFonts w:eastAsia="SimSun"/>
              </w:rPr>
              <w:t xml:space="preserve">By 10th May 2025         </w:t>
            </w:r>
          </w:p>
        </w:tc>
        <w:tc>
          <w:tcPr>
            <w:tcW w:w="3053" w:type="dxa"/>
          </w:tcPr>
          <w:p w14:paraId="76A0E238" w14:textId="77777777" w:rsidR="00383FA8" w:rsidRDefault="00B52B9B">
            <w:pPr>
              <w:pStyle w:val="BodyText"/>
              <w:spacing w:before="269" w:line="360" w:lineRule="auto"/>
              <w:rPr>
                <w:rFonts w:eastAsia="SimSun"/>
                <w:b/>
              </w:rPr>
            </w:pPr>
            <w:proofErr w:type="spellStart"/>
            <w:r>
              <w:rPr>
                <w:rFonts w:eastAsia="SimSun"/>
                <w:b/>
              </w:rPr>
              <w:t>Elysee</w:t>
            </w:r>
            <w:proofErr w:type="spellEnd"/>
            <w:r>
              <w:rPr>
                <w:rFonts w:eastAsia="SimSun"/>
                <w:b/>
              </w:rPr>
              <w:t xml:space="preserve"> MUSABYIMANA &amp;</w:t>
            </w:r>
          </w:p>
          <w:p w14:paraId="1513854B" w14:textId="77777777" w:rsidR="00383FA8" w:rsidRDefault="00B52B9B">
            <w:pPr>
              <w:pStyle w:val="BodyText"/>
              <w:spacing w:before="269" w:line="360" w:lineRule="auto"/>
              <w:ind w:firstLineChars="50" w:firstLine="120"/>
              <w:rPr>
                <w:rFonts w:eastAsia="SimSun"/>
                <w:b/>
                <w:bCs/>
              </w:rPr>
            </w:pPr>
            <w:r>
              <w:rPr>
                <w:rFonts w:eastAsia="SimSun"/>
                <w:b/>
                <w:bCs/>
              </w:rPr>
              <w:t>NTARINDWA</w:t>
            </w:r>
          </w:p>
          <w:p w14:paraId="28ED46F8" w14:textId="77777777" w:rsidR="00383FA8" w:rsidRDefault="00B52B9B">
            <w:pPr>
              <w:pStyle w:val="BodyText"/>
              <w:spacing w:before="269" w:line="360" w:lineRule="auto"/>
              <w:rPr>
                <w:rFonts w:eastAsia="SimSun"/>
                <w:b/>
              </w:rPr>
            </w:pPr>
            <w:r>
              <w:rPr>
                <w:rFonts w:eastAsia="SimSun"/>
                <w:b/>
                <w:bCs/>
              </w:rPr>
              <w:t xml:space="preserve">Jean Dieudonne </w:t>
            </w:r>
            <w:r>
              <w:rPr>
                <w:rFonts w:eastAsia="SimSun"/>
              </w:rPr>
              <w:t xml:space="preserve"> </w:t>
            </w:r>
          </w:p>
        </w:tc>
      </w:tr>
      <w:tr w:rsidR="00383FA8" w14:paraId="771091AD" w14:textId="77777777">
        <w:trPr>
          <w:trHeight w:val="842"/>
        </w:trPr>
        <w:tc>
          <w:tcPr>
            <w:tcW w:w="555" w:type="dxa"/>
          </w:tcPr>
          <w:p w14:paraId="6EEAB079" w14:textId="77777777" w:rsidR="00383FA8" w:rsidRDefault="00B52B9B">
            <w:pPr>
              <w:pStyle w:val="BodyText"/>
              <w:spacing w:before="269" w:line="360" w:lineRule="auto"/>
              <w:rPr>
                <w:rFonts w:eastAsia="SimSun"/>
                <w:b/>
              </w:rPr>
            </w:pPr>
            <w:r>
              <w:rPr>
                <w:rFonts w:eastAsia="SimSun"/>
                <w:b/>
              </w:rPr>
              <w:t>2.</w:t>
            </w:r>
          </w:p>
        </w:tc>
        <w:tc>
          <w:tcPr>
            <w:tcW w:w="3310" w:type="dxa"/>
          </w:tcPr>
          <w:p w14:paraId="3C80FA68" w14:textId="77777777" w:rsidR="00383FA8" w:rsidRDefault="00B52B9B">
            <w:pPr>
              <w:pStyle w:val="BodyText"/>
              <w:spacing w:before="269" w:line="360" w:lineRule="auto"/>
              <w:rPr>
                <w:rFonts w:eastAsia="SimSun"/>
                <w:b/>
              </w:rPr>
            </w:pPr>
            <w:r>
              <w:rPr>
                <w:rFonts w:eastAsia="SimSun"/>
              </w:rPr>
              <w:t xml:space="preserve">Detailed Requirements Analysis           </w:t>
            </w:r>
          </w:p>
        </w:tc>
        <w:tc>
          <w:tcPr>
            <w:tcW w:w="2880" w:type="dxa"/>
          </w:tcPr>
          <w:p w14:paraId="3B1349B7" w14:textId="77777777" w:rsidR="00383FA8" w:rsidRDefault="00B52B9B">
            <w:pPr>
              <w:pStyle w:val="BodyText"/>
              <w:spacing w:before="269" w:line="360" w:lineRule="auto"/>
              <w:rPr>
                <w:rFonts w:eastAsia="SimSun"/>
                <w:b/>
              </w:rPr>
            </w:pPr>
            <w:r>
              <w:rPr>
                <w:rFonts w:eastAsia="SimSun"/>
              </w:rPr>
              <w:t xml:space="preserve">By 25th May 2025        </w:t>
            </w:r>
          </w:p>
        </w:tc>
        <w:tc>
          <w:tcPr>
            <w:tcW w:w="3053" w:type="dxa"/>
          </w:tcPr>
          <w:p w14:paraId="6DFFB477" w14:textId="77777777" w:rsidR="00383FA8" w:rsidRDefault="00B52B9B">
            <w:pPr>
              <w:pStyle w:val="BodyText"/>
              <w:spacing w:before="269" w:line="360" w:lineRule="auto"/>
              <w:rPr>
                <w:rFonts w:eastAsia="SimSun"/>
                <w:b/>
                <w:bCs/>
              </w:rPr>
            </w:pPr>
            <w:proofErr w:type="spellStart"/>
            <w:r>
              <w:rPr>
                <w:rFonts w:eastAsia="SimSun"/>
                <w:b/>
              </w:rPr>
              <w:t>Elysee</w:t>
            </w:r>
            <w:proofErr w:type="spellEnd"/>
            <w:r>
              <w:rPr>
                <w:rFonts w:eastAsia="SimSun"/>
                <w:b/>
              </w:rPr>
              <w:t xml:space="preserve"> MUSABYIMANA&amp; </w:t>
            </w:r>
            <w:r>
              <w:rPr>
                <w:rFonts w:eastAsia="SimSun"/>
                <w:b/>
                <w:bCs/>
              </w:rPr>
              <w:t>NTARINDWA</w:t>
            </w:r>
          </w:p>
          <w:p w14:paraId="05BB21E9" w14:textId="77777777" w:rsidR="00383FA8" w:rsidRDefault="00B52B9B">
            <w:pPr>
              <w:pStyle w:val="BodyText"/>
              <w:spacing w:before="269" w:line="360" w:lineRule="auto"/>
              <w:rPr>
                <w:rFonts w:eastAsia="SimSun"/>
                <w:b/>
              </w:rPr>
            </w:pPr>
            <w:r>
              <w:rPr>
                <w:rFonts w:eastAsia="SimSun"/>
                <w:b/>
                <w:bCs/>
              </w:rPr>
              <w:t xml:space="preserve">Jean Dieudonne </w:t>
            </w:r>
            <w:r>
              <w:rPr>
                <w:rFonts w:eastAsia="SimSun"/>
              </w:rPr>
              <w:t xml:space="preserve">  </w:t>
            </w:r>
          </w:p>
        </w:tc>
      </w:tr>
      <w:tr w:rsidR="00383FA8" w14:paraId="036F4045" w14:textId="77777777">
        <w:trPr>
          <w:trHeight w:val="842"/>
        </w:trPr>
        <w:tc>
          <w:tcPr>
            <w:tcW w:w="555" w:type="dxa"/>
          </w:tcPr>
          <w:p w14:paraId="51B1963A" w14:textId="77777777" w:rsidR="00383FA8" w:rsidRDefault="00B52B9B">
            <w:pPr>
              <w:pStyle w:val="BodyText"/>
              <w:spacing w:before="269" w:line="360" w:lineRule="auto"/>
              <w:rPr>
                <w:rFonts w:eastAsia="SimSun"/>
                <w:b/>
              </w:rPr>
            </w:pPr>
            <w:r>
              <w:rPr>
                <w:rFonts w:eastAsia="SimSun"/>
                <w:b/>
              </w:rPr>
              <w:t>3.</w:t>
            </w:r>
          </w:p>
        </w:tc>
        <w:tc>
          <w:tcPr>
            <w:tcW w:w="3310" w:type="dxa"/>
          </w:tcPr>
          <w:p w14:paraId="24DD1CFE" w14:textId="77777777" w:rsidR="00383FA8" w:rsidRDefault="00B52B9B">
            <w:pPr>
              <w:pStyle w:val="BodyText"/>
              <w:spacing w:before="269" w:line="360" w:lineRule="auto"/>
              <w:rPr>
                <w:rFonts w:eastAsia="SimSun"/>
                <w:b/>
              </w:rPr>
            </w:pPr>
            <w:r>
              <w:rPr>
                <w:rFonts w:eastAsia="SimSun"/>
              </w:rPr>
              <w:t xml:space="preserve">System Architecture &amp; Database Design    </w:t>
            </w:r>
          </w:p>
        </w:tc>
        <w:tc>
          <w:tcPr>
            <w:tcW w:w="2880" w:type="dxa"/>
          </w:tcPr>
          <w:p w14:paraId="51AE01A8" w14:textId="77777777" w:rsidR="00383FA8" w:rsidRDefault="00B52B9B">
            <w:pPr>
              <w:pStyle w:val="BodyText"/>
              <w:spacing w:before="269" w:line="360" w:lineRule="auto"/>
              <w:rPr>
                <w:rFonts w:eastAsia="SimSun"/>
                <w:b/>
              </w:rPr>
            </w:pPr>
            <w:r>
              <w:rPr>
                <w:rFonts w:eastAsia="SimSun"/>
              </w:rPr>
              <w:t xml:space="preserve">By 15th June 2025      </w:t>
            </w:r>
          </w:p>
        </w:tc>
        <w:tc>
          <w:tcPr>
            <w:tcW w:w="3053" w:type="dxa"/>
          </w:tcPr>
          <w:p w14:paraId="1B826B84" w14:textId="77777777" w:rsidR="00383FA8" w:rsidRDefault="00B52B9B">
            <w:pPr>
              <w:pStyle w:val="BodyText"/>
              <w:spacing w:before="269" w:line="360" w:lineRule="auto"/>
              <w:rPr>
                <w:rFonts w:eastAsia="SimSun"/>
                <w:b/>
              </w:rPr>
            </w:pPr>
            <w:proofErr w:type="spellStart"/>
            <w:r>
              <w:rPr>
                <w:rFonts w:eastAsia="SimSun"/>
                <w:b/>
              </w:rPr>
              <w:t>Elysee</w:t>
            </w:r>
            <w:proofErr w:type="spellEnd"/>
            <w:r>
              <w:rPr>
                <w:rFonts w:eastAsia="SimSun"/>
                <w:b/>
              </w:rPr>
              <w:t xml:space="preserve"> MUSABYIMANA</w:t>
            </w:r>
          </w:p>
          <w:p w14:paraId="7563667D" w14:textId="77777777" w:rsidR="00383FA8" w:rsidRDefault="00B52B9B">
            <w:pPr>
              <w:pStyle w:val="BodyText"/>
              <w:spacing w:before="269" w:line="360" w:lineRule="auto"/>
              <w:rPr>
                <w:rFonts w:eastAsia="SimSun"/>
                <w:b/>
              </w:rPr>
            </w:pPr>
            <w:r>
              <w:rPr>
                <w:rFonts w:eastAsia="SimSun"/>
                <w:b/>
              </w:rPr>
              <w:t>&amp;</w:t>
            </w:r>
          </w:p>
          <w:p w14:paraId="015FCAD1" w14:textId="77777777" w:rsidR="00383FA8" w:rsidRDefault="00B52B9B">
            <w:pPr>
              <w:pStyle w:val="BodyText"/>
              <w:spacing w:before="269" w:line="360" w:lineRule="auto"/>
              <w:rPr>
                <w:rFonts w:eastAsia="SimSun"/>
                <w:b/>
                <w:bCs/>
              </w:rPr>
            </w:pPr>
            <w:r>
              <w:rPr>
                <w:rFonts w:eastAsia="SimSun"/>
                <w:b/>
                <w:bCs/>
              </w:rPr>
              <w:t>NTARINDWA</w:t>
            </w:r>
          </w:p>
          <w:p w14:paraId="52F45BB6" w14:textId="77777777" w:rsidR="00383FA8" w:rsidRDefault="00B52B9B">
            <w:pPr>
              <w:pStyle w:val="BodyText"/>
              <w:spacing w:before="269" w:line="360" w:lineRule="auto"/>
              <w:rPr>
                <w:rFonts w:eastAsia="SimSun"/>
                <w:b/>
              </w:rPr>
            </w:pPr>
            <w:r>
              <w:rPr>
                <w:rFonts w:eastAsia="SimSun"/>
                <w:b/>
                <w:bCs/>
              </w:rPr>
              <w:t xml:space="preserve">Jean Dieudonne </w:t>
            </w:r>
            <w:r>
              <w:rPr>
                <w:rFonts w:eastAsia="SimSun"/>
              </w:rPr>
              <w:t xml:space="preserve">    </w:t>
            </w:r>
          </w:p>
        </w:tc>
      </w:tr>
      <w:tr w:rsidR="00383FA8" w14:paraId="739E431C" w14:textId="77777777">
        <w:trPr>
          <w:trHeight w:val="842"/>
        </w:trPr>
        <w:tc>
          <w:tcPr>
            <w:tcW w:w="555" w:type="dxa"/>
          </w:tcPr>
          <w:p w14:paraId="5E014C44" w14:textId="77777777" w:rsidR="00383FA8" w:rsidRDefault="00B52B9B">
            <w:pPr>
              <w:pStyle w:val="BodyText"/>
              <w:spacing w:before="269" w:line="360" w:lineRule="auto"/>
              <w:rPr>
                <w:rFonts w:eastAsia="SimSun"/>
                <w:b/>
              </w:rPr>
            </w:pPr>
            <w:r>
              <w:rPr>
                <w:rFonts w:eastAsia="SimSun"/>
                <w:b/>
              </w:rPr>
              <w:t>4.</w:t>
            </w:r>
          </w:p>
        </w:tc>
        <w:tc>
          <w:tcPr>
            <w:tcW w:w="3310" w:type="dxa"/>
          </w:tcPr>
          <w:p w14:paraId="72D7A531" w14:textId="77777777" w:rsidR="00383FA8" w:rsidRDefault="00B52B9B">
            <w:pPr>
              <w:pStyle w:val="BodyText"/>
              <w:spacing w:before="269" w:line="360" w:lineRule="auto"/>
              <w:rPr>
                <w:rFonts w:eastAsia="SimSun"/>
              </w:rPr>
            </w:pPr>
            <w:r>
              <w:rPr>
                <w:rFonts w:eastAsia="SimSun"/>
              </w:rPr>
              <w:t>Frontend Development (UI/</w:t>
            </w:r>
            <w:proofErr w:type="gramStart"/>
            <w:r>
              <w:rPr>
                <w:rFonts w:eastAsia="SimSun"/>
              </w:rPr>
              <w:t xml:space="preserve">UX)   </w:t>
            </w:r>
            <w:proofErr w:type="gramEnd"/>
            <w:r>
              <w:rPr>
                <w:rFonts w:eastAsia="SimSun"/>
              </w:rPr>
              <w:t xml:space="preserve">          </w:t>
            </w:r>
          </w:p>
        </w:tc>
        <w:tc>
          <w:tcPr>
            <w:tcW w:w="2880" w:type="dxa"/>
          </w:tcPr>
          <w:p w14:paraId="55E9367F" w14:textId="77777777" w:rsidR="00383FA8" w:rsidRDefault="00B52B9B">
            <w:pPr>
              <w:pStyle w:val="BodyText"/>
              <w:spacing w:before="269" w:line="360" w:lineRule="auto"/>
              <w:rPr>
                <w:rFonts w:eastAsia="SimSun"/>
              </w:rPr>
            </w:pPr>
            <w:r>
              <w:rPr>
                <w:rFonts w:eastAsia="SimSun"/>
              </w:rPr>
              <w:t xml:space="preserve">By 15th July 2025       </w:t>
            </w:r>
          </w:p>
        </w:tc>
        <w:tc>
          <w:tcPr>
            <w:tcW w:w="3053" w:type="dxa"/>
          </w:tcPr>
          <w:p w14:paraId="6EDC7CFA" w14:textId="77777777" w:rsidR="00383FA8" w:rsidRDefault="00B52B9B">
            <w:pPr>
              <w:pStyle w:val="BodyText"/>
              <w:spacing w:before="269" w:line="360" w:lineRule="auto"/>
              <w:ind w:firstLineChars="50" w:firstLine="120"/>
              <w:rPr>
                <w:rFonts w:eastAsia="SimSun"/>
                <w:b/>
                <w:bCs/>
              </w:rPr>
            </w:pPr>
            <w:proofErr w:type="spellStart"/>
            <w:r>
              <w:rPr>
                <w:rFonts w:eastAsia="SimSun"/>
                <w:b/>
              </w:rPr>
              <w:t>Elysee</w:t>
            </w:r>
            <w:proofErr w:type="spellEnd"/>
            <w:r>
              <w:rPr>
                <w:rFonts w:eastAsia="SimSun"/>
                <w:b/>
              </w:rPr>
              <w:t xml:space="preserve"> MUSABYIMANA &amp;</w:t>
            </w:r>
          </w:p>
          <w:p w14:paraId="1BB370AB" w14:textId="77777777" w:rsidR="00383FA8" w:rsidRDefault="00B52B9B">
            <w:pPr>
              <w:pStyle w:val="BodyText"/>
              <w:spacing w:before="269" w:line="360" w:lineRule="auto"/>
              <w:ind w:firstLineChars="50" w:firstLine="120"/>
              <w:rPr>
                <w:rFonts w:eastAsia="SimSun"/>
                <w:b/>
                <w:bCs/>
              </w:rPr>
            </w:pPr>
            <w:r>
              <w:rPr>
                <w:rFonts w:eastAsia="SimSun"/>
                <w:b/>
                <w:bCs/>
              </w:rPr>
              <w:t xml:space="preserve">NTARINDWA </w:t>
            </w:r>
          </w:p>
          <w:p w14:paraId="4DF60EB0" w14:textId="77777777" w:rsidR="00383FA8" w:rsidRDefault="00B52B9B">
            <w:pPr>
              <w:pStyle w:val="BodyText"/>
              <w:spacing w:before="269" w:line="360" w:lineRule="auto"/>
              <w:rPr>
                <w:rFonts w:eastAsia="SimSun"/>
              </w:rPr>
            </w:pPr>
            <w:r>
              <w:rPr>
                <w:rFonts w:eastAsia="SimSun"/>
                <w:b/>
                <w:bCs/>
              </w:rPr>
              <w:t xml:space="preserve">Jean Dieudonne </w:t>
            </w:r>
            <w:r>
              <w:rPr>
                <w:rFonts w:eastAsia="SimSun"/>
              </w:rPr>
              <w:t xml:space="preserve">   </w:t>
            </w:r>
          </w:p>
        </w:tc>
      </w:tr>
      <w:tr w:rsidR="00383FA8" w14:paraId="2E183CA2" w14:textId="77777777">
        <w:trPr>
          <w:trHeight w:val="842"/>
        </w:trPr>
        <w:tc>
          <w:tcPr>
            <w:tcW w:w="555" w:type="dxa"/>
          </w:tcPr>
          <w:p w14:paraId="19818CD3" w14:textId="77777777" w:rsidR="00383FA8" w:rsidRDefault="00B52B9B">
            <w:pPr>
              <w:pStyle w:val="BodyText"/>
              <w:spacing w:before="269" w:line="360" w:lineRule="auto"/>
              <w:rPr>
                <w:rFonts w:eastAsia="SimSun"/>
                <w:b/>
              </w:rPr>
            </w:pPr>
            <w:r>
              <w:rPr>
                <w:rFonts w:eastAsia="SimSun"/>
                <w:b/>
              </w:rPr>
              <w:lastRenderedPageBreak/>
              <w:t>5.</w:t>
            </w:r>
          </w:p>
        </w:tc>
        <w:tc>
          <w:tcPr>
            <w:tcW w:w="3310" w:type="dxa"/>
          </w:tcPr>
          <w:p w14:paraId="1A0433AD" w14:textId="77777777" w:rsidR="00383FA8" w:rsidRDefault="00B52B9B">
            <w:pPr>
              <w:pStyle w:val="BodyText"/>
              <w:spacing w:before="269" w:line="360" w:lineRule="auto"/>
              <w:rPr>
                <w:rFonts w:eastAsia="SimSun"/>
              </w:rPr>
            </w:pPr>
            <w:r>
              <w:rPr>
                <w:rFonts w:eastAsia="SimSun"/>
              </w:rPr>
              <w:t xml:space="preserve">Backend API &amp; Logic Development          </w:t>
            </w:r>
          </w:p>
        </w:tc>
        <w:tc>
          <w:tcPr>
            <w:tcW w:w="2880" w:type="dxa"/>
          </w:tcPr>
          <w:p w14:paraId="2E3F3017" w14:textId="77777777" w:rsidR="00383FA8" w:rsidRDefault="00B52B9B">
            <w:pPr>
              <w:pStyle w:val="BodyText"/>
              <w:spacing w:before="269" w:line="360" w:lineRule="auto"/>
              <w:rPr>
                <w:rFonts w:eastAsia="SimSun"/>
              </w:rPr>
            </w:pPr>
            <w:r>
              <w:rPr>
                <w:rFonts w:eastAsia="SimSun"/>
              </w:rPr>
              <w:t xml:space="preserve">By 20th July 2025       </w:t>
            </w:r>
          </w:p>
        </w:tc>
        <w:tc>
          <w:tcPr>
            <w:tcW w:w="3053" w:type="dxa"/>
          </w:tcPr>
          <w:p w14:paraId="4924BDB1" w14:textId="77777777" w:rsidR="00383FA8" w:rsidRDefault="00B52B9B">
            <w:pPr>
              <w:pStyle w:val="BodyText"/>
              <w:spacing w:before="269" w:line="360" w:lineRule="auto"/>
              <w:ind w:firstLineChars="50" w:firstLine="120"/>
              <w:rPr>
                <w:rFonts w:eastAsia="SimSun"/>
                <w:b/>
                <w:bCs/>
              </w:rPr>
            </w:pPr>
            <w:proofErr w:type="spellStart"/>
            <w:r>
              <w:rPr>
                <w:rFonts w:eastAsia="SimSun"/>
                <w:b/>
              </w:rPr>
              <w:t>Elysee</w:t>
            </w:r>
            <w:proofErr w:type="spellEnd"/>
            <w:r>
              <w:rPr>
                <w:rFonts w:eastAsia="SimSun"/>
                <w:b/>
              </w:rPr>
              <w:t xml:space="preserve"> MUSABYIMANA &amp;</w:t>
            </w:r>
          </w:p>
          <w:p w14:paraId="218E1940" w14:textId="77777777" w:rsidR="00383FA8" w:rsidRDefault="00B52B9B">
            <w:pPr>
              <w:pStyle w:val="BodyText"/>
              <w:spacing w:before="269" w:line="360" w:lineRule="auto"/>
              <w:ind w:firstLineChars="50" w:firstLine="120"/>
              <w:rPr>
                <w:rFonts w:eastAsia="SimSun"/>
                <w:b/>
                <w:bCs/>
              </w:rPr>
            </w:pPr>
            <w:r>
              <w:rPr>
                <w:rFonts w:eastAsia="SimSun"/>
                <w:b/>
                <w:bCs/>
              </w:rPr>
              <w:t xml:space="preserve">NTARINDWA </w:t>
            </w:r>
          </w:p>
          <w:p w14:paraId="636B7FF1" w14:textId="77777777" w:rsidR="00383FA8" w:rsidRDefault="00B52B9B">
            <w:pPr>
              <w:pStyle w:val="BodyText"/>
              <w:spacing w:before="269" w:line="360" w:lineRule="auto"/>
              <w:rPr>
                <w:rFonts w:eastAsia="SimSun"/>
              </w:rPr>
            </w:pPr>
            <w:r>
              <w:rPr>
                <w:rFonts w:eastAsia="SimSun"/>
                <w:b/>
                <w:bCs/>
              </w:rPr>
              <w:t xml:space="preserve">Jean Dieudonne </w:t>
            </w:r>
            <w:r>
              <w:rPr>
                <w:rFonts w:eastAsia="SimSun"/>
              </w:rPr>
              <w:t xml:space="preserve">   </w:t>
            </w:r>
          </w:p>
        </w:tc>
      </w:tr>
      <w:tr w:rsidR="00383FA8" w14:paraId="544C9434" w14:textId="77777777">
        <w:trPr>
          <w:trHeight w:val="842"/>
        </w:trPr>
        <w:tc>
          <w:tcPr>
            <w:tcW w:w="555" w:type="dxa"/>
          </w:tcPr>
          <w:p w14:paraId="72DAE4E5" w14:textId="77777777" w:rsidR="00383FA8" w:rsidRDefault="00B52B9B">
            <w:pPr>
              <w:pStyle w:val="BodyText"/>
              <w:spacing w:before="269" w:line="360" w:lineRule="auto"/>
              <w:rPr>
                <w:rFonts w:eastAsia="SimSun"/>
                <w:b/>
              </w:rPr>
            </w:pPr>
            <w:r>
              <w:rPr>
                <w:rFonts w:eastAsia="SimSun"/>
                <w:b/>
              </w:rPr>
              <w:t>6.</w:t>
            </w:r>
          </w:p>
        </w:tc>
        <w:tc>
          <w:tcPr>
            <w:tcW w:w="3310" w:type="dxa"/>
          </w:tcPr>
          <w:p w14:paraId="528C216C" w14:textId="77777777" w:rsidR="00383FA8" w:rsidRDefault="00B52B9B">
            <w:pPr>
              <w:pStyle w:val="BodyText"/>
              <w:spacing w:before="269" w:line="360" w:lineRule="auto"/>
              <w:rPr>
                <w:rFonts w:eastAsia="SimSun"/>
              </w:rPr>
            </w:pPr>
            <w:r>
              <w:rPr>
                <w:rFonts w:eastAsia="SimSun"/>
              </w:rPr>
              <w:t xml:space="preserve">Database Implementation &amp; Integration    </w:t>
            </w:r>
          </w:p>
        </w:tc>
        <w:tc>
          <w:tcPr>
            <w:tcW w:w="2880" w:type="dxa"/>
          </w:tcPr>
          <w:p w14:paraId="64EB0C5E" w14:textId="77777777" w:rsidR="00383FA8" w:rsidRDefault="00B52B9B">
            <w:pPr>
              <w:pStyle w:val="BodyText"/>
              <w:spacing w:before="269" w:line="360" w:lineRule="auto"/>
              <w:rPr>
                <w:rFonts w:eastAsia="SimSun"/>
              </w:rPr>
            </w:pPr>
            <w:r>
              <w:rPr>
                <w:rFonts w:eastAsia="SimSun"/>
              </w:rPr>
              <w:t xml:space="preserve">By 25th July 2025      </w:t>
            </w:r>
          </w:p>
        </w:tc>
        <w:tc>
          <w:tcPr>
            <w:tcW w:w="3053" w:type="dxa"/>
          </w:tcPr>
          <w:p w14:paraId="28464DB6" w14:textId="77777777" w:rsidR="00383FA8" w:rsidRDefault="00B52B9B">
            <w:pPr>
              <w:pStyle w:val="BodyText"/>
              <w:spacing w:before="269" w:line="360" w:lineRule="auto"/>
              <w:ind w:firstLineChars="50" w:firstLine="120"/>
              <w:rPr>
                <w:rFonts w:eastAsia="SimSun"/>
                <w:b/>
                <w:bCs/>
              </w:rPr>
            </w:pPr>
            <w:proofErr w:type="spellStart"/>
            <w:r>
              <w:rPr>
                <w:rFonts w:eastAsia="SimSun"/>
                <w:b/>
              </w:rPr>
              <w:t>Elysee</w:t>
            </w:r>
            <w:proofErr w:type="spellEnd"/>
            <w:r>
              <w:rPr>
                <w:rFonts w:eastAsia="SimSun"/>
                <w:b/>
              </w:rPr>
              <w:t xml:space="preserve"> MUSABYIMANA &amp;</w:t>
            </w:r>
          </w:p>
          <w:p w14:paraId="2C20179C" w14:textId="77777777" w:rsidR="00383FA8" w:rsidRDefault="00B52B9B">
            <w:pPr>
              <w:pStyle w:val="BodyText"/>
              <w:spacing w:before="269" w:line="360" w:lineRule="auto"/>
              <w:ind w:firstLineChars="50" w:firstLine="120"/>
              <w:rPr>
                <w:rFonts w:eastAsia="SimSun"/>
                <w:b/>
                <w:bCs/>
              </w:rPr>
            </w:pPr>
            <w:r>
              <w:rPr>
                <w:rFonts w:eastAsia="SimSun"/>
                <w:b/>
                <w:bCs/>
              </w:rPr>
              <w:t xml:space="preserve">NTARINDWA </w:t>
            </w:r>
          </w:p>
          <w:p w14:paraId="66368300" w14:textId="77777777" w:rsidR="00383FA8" w:rsidRDefault="00B52B9B">
            <w:pPr>
              <w:pStyle w:val="BodyText"/>
              <w:spacing w:before="269" w:line="360" w:lineRule="auto"/>
              <w:rPr>
                <w:rFonts w:eastAsia="SimSun"/>
              </w:rPr>
            </w:pPr>
            <w:r>
              <w:rPr>
                <w:rFonts w:eastAsia="SimSun"/>
                <w:b/>
                <w:bCs/>
              </w:rPr>
              <w:t xml:space="preserve">Jean Dieudonne </w:t>
            </w:r>
            <w:r>
              <w:rPr>
                <w:rFonts w:eastAsia="SimSun"/>
              </w:rPr>
              <w:t xml:space="preserve">    </w:t>
            </w:r>
          </w:p>
        </w:tc>
      </w:tr>
      <w:tr w:rsidR="00383FA8" w14:paraId="1A6E9BC0" w14:textId="77777777">
        <w:trPr>
          <w:trHeight w:val="842"/>
        </w:trPr>
        <w:tc>
          <w:tcPr>
            <w:tcW w:w="555" w:type="dxa"/>
          </w:tcPr>
          <w:p w14:paraId="18DE7CBD" w14:textId="77777777" w:rsidR="00383FA8" w:rsidRDefault="00B52B9B">
            <w:pPr>
              <w:pStyle w:val="BodyText"/>
              <w:spacing w:before="269" w:line="360" w:lineRule="auto"/>
              <w:rPr>
                <w:rFonts w:eastAsia="SimSun"/>
                <w:b/>
              </w:rPr>
            </w:pPr>
            <w:r>
              <w:rPr>
                <w:rFonts w:eastAsia="SimSun"/>
                <w:b/>
              </w:rPr>
              <w:t>7.</w:t>
            </w:r>
          </w:p>
        </w:tc>
        <w:tc>
          <w:tcPr>
            <w:tcW w:w="3310" w:type="dxa"/>
          </w:tcPr>
          <w:p w14:paraId="2A641D14" w14:textId="77777777" w:rsidR="00383FA8" w:rsidRDefault="00B52B9B">
            <w:pPr>
              <w:pStyle w:val="BodyText"/>
              <w:spacing w:before="269" w:line="360" w:lineRule="auto"/>
              <w:rPr>
                <w:rFonts w:eastAsia="SimSun"/>
              </w:rPr>
            </w:pPr>
            <w:r>
              <w:rPr>
                <w:rFonts w:eastAsia="SimSun"/>
              </w:rPr>
              <w:t>System Integration &amp; Comprehensive Testing</w:t>
            </w:r>
          </w:p>
        </w:tc>
        <w:tc>
          <w:tcPr>
            <w:tcW w:w="2880" w:type="dxa"/>
          </w:tcPr>
          <w:p w14:paraId="5DBC4781" w14:textId="77777777" w:rsidR="00383FA8" w:rsidRDefault="00B52B9B">
            <w:pPr>
              <w:pStyle w:val="BodyText"/>
              <w:spacing w:before="269" w:line="360" w:lineRule="auto"/>
              <w:rPr>
                <w:rFonts w:eastAsia="SimSun"/>
              </w:rPr>
            </w:pPr>
            <w:r>
              <w:rPr>
                <w:rFonts w:eastAsia="SimSun"/>
              </w:rPr>
              <w:t xml:space="preserve">By 09th August 2025 </w:t>
            </w:r>
          </w:p>
        </w:tc>
        <w:tc>
          <w:tcPr>
            <w:tcW w:w="3053" w:type="dxa"/>
          </w:tcPr>
          <w:p w14:paraId="1B100565" w14:textId="77777777" w:rsidR="00383FA8" w:rsidRDefault="00B52B9B">
            <w:pPr>
              <w:pStyle w:val="BodyText"/>
              <w:spacing w:before="269" w:line="360" w:lineRule="auto"/>
              <w:ind w:firstLineChars="50" w:firstLine="120"/>
              <w:rPr>
                <w:rFonts w:eastAsia="SimSun"/>
                <w:b/>
                <w:bCs/>
              </w:rPr>
            </w:pPr>
            <w:proofErr w:type="spellStart"/>
            <w:r>
              <w:rPr>
                <w:rFonts w:eastAsia="SimSun"/>
                <w:b/>
              </w:rPr>
              <w:t>Elysee</w:t>
            </w:r>
            <w:proofErr w:type="spellEnd"/>
            <w:r>
              <w:rPr>
                <w:rFonts w:eastAsia="SimSun"/>
                <w:b/>
              </w:rPr>
              <w:t xml:space="preserve"> MUSABYIMANA &amp;</w:t>
            </w:r>
          </w:p>
          <w:p w14:paraId="50ABABE3" w14:textId="77777777" w:rsidR="00383FA8" w:rsidRDefault="00B52B9B">
            <w:pPr>
              <w:pStyle w:val="BodyText"/>
              <w:spacing w:before="269" w:line="360" w:lineRule="auto"/>
              <w:ind w:firstLineChars="50" w:firstLine="120"/>
              <w:rPr>
                <w:rFonts w:eastAsia="SimSun"/>
                <w:b/>
                <w:bCs/>
              </w:rPr>
            </w:pPr>
            <w:r>
              <w:rPr>
                <w:rFonts w:eastAsia="SimSun"/>
                <w:b/>
                <w:bCs/>
              </w:rPr>
              <w:t xml:space="preserve">NTARINDWA </w:t>
            </w:r>
          </w:p>
          <w:p w14:paraId="64EE0625" w14:textId="77777777" w:rsidR="00383FA8" w:rsidRDefault="00B52B9B">
            <w:pPr>
              <w:pStyle w:val="BodyText"/>
              <w:spacing w:before="269" w:line="360" w:lineRule="auto"/>
              <w:rPr>
                <w:rFonts w:eastAsia="SimSun"/>
              </w:rPr>
            </w:pPr>
            <w:r>
              <w:rPr>
                <w:rFonts w:eastAsia="SimSun"/>
                <w:b/>
                <w:bCs/>
              </w:rPr>
              <w:t xml:space="preserve">Jean Dieudonne </w:t>
            </w:r>
            <w:r>
              <w:rPr>
                <w:rFonts w:eastAsia="SimSun"/>
              </w:rPr>
              <w:t xml:space="preserve">   </w:t>
            </w:r>
          </w:p>
        </w:tc>
      </w:tr>
      <w:tr w:rsidR="00383FA8" w14:paraId="7263AE7E" w14:textId="77777777">
        <w:trPr>
          <w:trHeight w:val="842"/>
        </w:trPr>
        <w:tc>
          <w:tcPr>
            <w:tcW w:w="555" w:type="dxa"/>
          </w:tcPr>
          <w:p w14:paraId="2059D437" w14:textId="77777777" w:rsidR="00383FA8" w:rsidRDefault="00B52B9B">
            <w:pPr>
              <w:pStyle w:val="BodyText"/>
              <w:spacing w:before="269" w:line="360" w:lineRule="auto"/>
              <w:rPr>
                <w:rFonts w:eastAsia="SimSun"/>
                <w:b/>
              </w:rPr>
            </w:pPr>
            <w:r>
              <w:rPr>
                <w:rFonts w:eastAsia="SimSun"/>
                <w:b/>
              </w:rPr>
              <w:t>8.</w:t>
            </w:r>
          </w:p>
        </w:tc>
        <w:tc>
          <w:tcPr>
            <w:tcW w:w="3310" w:type="dxa"/>
          </w:tcPr>
          <w:p w14:paraId="312F160D" w14:textId="77777777" w:rsidR="00383FA8" w:rsidRDefault="00B52B9B">
            <w:pPr>
              <w:pStyle w:val="BodyText"/>
              <w:spacing w:before="269" w:line="360" w:lineRule="auto"/>
              <w:rPr>
                <w:rFonts w:eastAsia="SimSun"/>
              </w:rPr>
            </w:pPr>
            <w:r>
              <w:rPr>
                <w:rFonts w:eastAsia="SimSun"/>
              </w:rPr>
              <w:t xml:space="preserve">Final Report Writing &amp; Review            </w:t>
            </w:r>
          </w:p>
        </w:tc>
        <w:tc>
          <w:tcPr>
            <w:tcW w:w="2880" w:type="dxa"/>
          </w:tcPr>
          <w:p w14:paraId="766DC2EA" w14:textId="77777777" w:rsidR="00383FA8" w:rsidRDefault="00B52B9B">
            <w:pPr>
              <w:pStyle w:val="BodyText"/>
              <w:spacing w:before="269" w:line="360" w:lineRule="auto"/>
              <w:rPr>
                <w:rFonts w:eastAsia="SimSun"/>
              </w:rPr>
            </w:pPr>
            <w:r>
              <w:rPr>
                <w:rFonts w:eastAsia="SimSun"/>
              </w:rPr>
              <w:t xml:space="preserve">By 15th August 2025    </w:t>
            </w:r>
          </w:p>
        </w:tc>
        <w:tc>
          <w:tcPr>
            <w:tcW w:w="3053" w:type="dxa"/>
          </w:tcPr>
          <w:p w14:paraId="6BDB952C" w14:textId="77777777" w:rsidR="00383FA8" w:rsidRDefault="00B52B9B">
            <w:pPr>
              <w:pStyle w:val="BodyText"/>
              <w:spacing w:before="269" w:line="360" w:lineRule="auto"/>
              <w:ind w:firstLineChars="50" w:firstLine="120"/>
              <w:rPr>
                <w:rFonts w:eastAsia="SimSun"/>
                <w:b/>
                <w:bCs/>
              </w:rPr>
            </w:pPr>
            <w:proofErr w:type="spellStart"/>
            <w:r>
              <w:rPr>
                <w:rFonts w:eastAsia="SimSun"/>
                <w:b/>
              </w:rPr>
              <w:t>Elysee</w:t>
            </w:r>
            <w:proofErr w:type="spellEnd"/>
            <w:r>
              <w:rPr>
                <w:rFonts w:eastAsia="SimSun"/>
                <w:b/>
              </w:rPr>
              <w:t xml:space="preserve"> MUSABYIMANA &amp;</w:t>
            </w:r>
          </w:p>
          <w:p w14:paraId="61F6B716" w14:textId="77777777" w:rsidR="00383FA8" w:rsidRDefault="00B52B9B">
            <w:pPr>
              <w:pStyle w:val="BodyText"/>
              <w:spacing w:before="269" w:line="360" w:lineRule="auto"/>
              <w:ind w:firstLineChars="50" w:firstLine="120"/>
              <w:rPr>
                <w:rFonts w:eastAsia="SimSun"/>
                <w:b/>
                <w:bCs/>
              </w:rPr>
            </w:pPr>
            <w:r>
              <w:rPr>
                <w:rFonts w:eastAsia="SimSun"/>
                <w:b/>
                <w:bCs/>
              </w:rPr>
              <w:t xml:space="preserve">NTARINDWA </w:t>
            </w:r>
          </w:p>
          <w:p w14:paraId="50DABBCE" w14:textId="77777777" w:rsidR="00383FA8" w:rsidRDefault="00B52B9B">
            <w:pPr>
              <w:pStyle w:val="BodyText"/>
              <w:spacing w:before="269" w:line="360" w:lineRule="auto"/>
              <w:rPr>
                <w:rFonts w:eastAsia="SimSun"/>
              </w:rPr>
            </w:pPr>
            <w:r>
              <w:rPr>
                <w:rFonts w:eastAsia="SimSun"/>
                <w:b/>
                <w:bCs/>
              </w:rPr>
              <w:t xml:space="preserve">Jean Dieudonne </w:t>
            </w:r>
            <w:r>
              <w:rPr>
                <w:rFonts w:eastAsia="SimSun"/>
              </w:rPr>
              <w:t xml:space="preserve">    </w:t>
            </w:r>
          </w:p>
        </w:tc>
      </w:tr>
      <w:tr w:rsidR="00383FA8" w14:paraId="05F4E3E1" w14:textId="77777777">
        <w:trPr>
          <w:trHeight w:val="842"/>
        </w:trPr>
        <w:tc>
          <w:tcPr>
            <w:tcW w:w="555" w:type="dxa"/>
          </w:tcPr>
          <w:p w14:paraId="7529FDBF" w14:textId="77777777" w:rsidR="00383FA8" w:rsidRDefault="00383FA8">
            <w:pPr>
              <w:pStyle w:val="BodyText"/>
              <w:spacing w:before="269" w:line="360" w:lineRule="auto"/>
              <w:rPr>
                <w:rFonts w:eastAsia="SimSun"/>
                <w:b/>
              </w:rPr>
            </w:pPr>
          </w:p>
        </w:tc>
        <w:tc>
          <w:tcPr>
            <w:tcW w:w="3310" w:type="dxa"/>
          </w:tcPr>
          <w:p w14:paraId="66F890D4" w14:textId="77777777" w:rsidR="00383FA8" w:rsidRDefault="00B52B9B">
            <w:pPr>
              <w:pStyle w:val="BodyText"/>
              <w:spacing w:before="269" w:line="360" w:lineRule="auto"/>
              <w:rPr>
                <w:rFonts w:eastAsia="SimSun"/>
              </w:rPr>
            </w:pPr>
            <w:r>
              <w:rPr>
                <w:rFonts w:eastAsia="SimSun"/>
              </w:rPr>
              <w:t xml:space="preserve">Project Submission                       </w:t>
            </w:r>
          </w:p>
        </w:tc>
        <w:tc>
          <w:tcPr>
            <w:tcW w:w="2880" w:type="dxa"/>
          </w:tcPr>
          <w:p w14:paraId="68D90C60" w14:textId="77777777" w:rsidR="00383FA8" w:rsidRDefault="00B52B9B">
            <w:pPr>
              <w:pStyle w:val="BodyText"/>
              <w:spacing w:before="269" w:line="360" w:lineRule="auto"/>
              <w:rPr>
                <w:rFonts w:eastAsia="SimSun"/>
              </w:rPr>
            </w:pPr>
            <w:r>
              <w:rPr>
                <w:rFonts w:eastAsia="SimSun"/>
              </w:rPr>
              <w:t xml:space="preserve">On 15th August 2025   </w:t>
            </w:r>
          </w:p>
        </w:tc>
        <w:tc>
          <w:tcPr>
            <w:tcW w:w="3053" w:type="dxa"/>
          </w:tcPr>
          <w:p w14:paraId="69BCA646" w14:textId="77777777" w:rsidR="00383FA8" w:rsidRDefault="00B52B9B">
            <w:pPr>
              <w:pStyle w:val="BodyText"/>
              <w:spacing w:before="269" w:line="360" w:lineRule="auto"/>
              <w:ind w:firstLineChars="50" w:firstLine="120"/>
              <w:rPr>
                <w:rFonts w:eastAsia="SimSun"/>
                <w:b/>
                <w:bCs/>
              </w:rPr>
            </w:pPr>
            <w:proofErr w:type="spellStart"/>
            <w:r>
              <w:rPr>
                <w:rFonts w:eastAsia="SimSun"/>
                <w:b/>
              </w:rPr>
              <w:t>Elysee</w:t>
            </w:r>
            <w:proofErr w:type="spellEnd"/>
            <w:r>
              <w:rPr>
                <w:rFonts w:eastAsia="SimSun"/>
                <w:b/>
              </w:rPr>
              <w:t xml:space="preserve"> MUSABYIMANA &amp;</w:t>
            </w:r>
          </w:p>
          <w:p w14:paraId="0543BEC0" w14:textId="77777777" w:rsidR="00383FA8" w:rsidRDefault="00B52B9B">
            <w:pPr>
              <w:pStyle w:val="BodyText"/>
              <w:spacing w:before="269" w:line="360" w:lineRule="auto"/>
              <w:ind w:firstLineChars="50" w:firstLine="120"/>
              <w:rPr>
                <w:rFonts w:eastAsia="SimSun"/>
                <w:b/>
                <w:bCs/>
              </w:rPr>
            </w:pPr>
            <w:r>
              <w:rPr>
                <w:rFonts w:eastAsia="SimSun"/>
                <w:b/>
                <w:bCs/>
              </w:rPr>
              <w:t xml:space="preserve">NTARINDWA </w:t>
            </w:r>
          </w:p>
          <w:p w14:paraId="12F96DC5" w14:textId="77777777" w:rsidR="00383FA8" w:rsidRDefault="00B52B9B">
            <w:pPr>
              <w:pStyle w:val="BodyText"/>
              <w:spacing w:before="269" w:line="360" w:lineRule="auto"/>
              <w:rPr>
                <w:rFonts w:eastAsia="SimSun"/>
              </w:rPr>
            </w:pPr>
            <w:r>
              <w:rPr>
                <w:rFonts w:eastAsia="SimSun"/>
                <w:b/>
                <w:bCs/>
              </w:rPr>
              <w:t xml:space="preserve">Jean Dieudonne </w:t>
            </w:r>
            <w:r>
              <w:rPr>
                <w:rFonts w:eastAsia="SimSun"/>
              </w:rPr>
              <w:t xml:space="preserve">    </w:t>
            </w:r>
          </w:p>
        </w:tc>
      </w:tr>
    </w:tbl>
    <w:p w14:paraId="1ED6E2E4"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rPr>
          <w:rFonts w:eastAsia="SimSun"/>
        </w:rPr>
      </w:pPr>
    </w:p>
    <w:p w14:paraId="34CB087D" w14:textId="21936FE5" w:rsidR="00383FA8" w:rsidRDefault="00DE4501">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ins w:id="421" w:author="NTAMBARA  Etienne" w:date="2025-10-16T15:35:00Z">
        <w:r>
          <w:rPr>
            <w:rFonts w:eastAsia="SimSun"/>
          </w:rPr>
          <w:t>Remo</w:t>
        </w:r>
      </w:ins>
      <w:ins w:id="422" w:author="NTAMBARA  Etienne" w:date="2025-10-16T15:36:00Z">
        <w:r>
          <w:rPr>
            <w:rFonts w:eastAsia="SimSun"/>
          </w:rPr>
          <w:t>ve this unused page.</w:t>
        </w:r>
        <w:r>
          <w:rPr>
            <w:rFonts w:eastAsia="SimSun"/>
          </w:rPr>
          <w:br/>
        </w:r>
        <w:r>
          <w:rPr>
            <w:rFonts w:eastAsia="SimSun"/>
          </w:rPr>
          <w:br/>
        </w:r>
        <w:r>
          <w:rPr>
            <w:rFonts w:eastAsia="SimSun"/>
          </w:rPr>
          <w:br/>
        </w:r>
        <w:r>
          <w:rPr>
            <w:rFonts w:eastAsia="SimSun"/>
          </w:rPr>
          <w:br/>
          <w:t>After correcting above errors print your report.</w:t>
        </w:r>
        <w:r>
          <w:rPr>
            <w:rFonts w:eastAsia="SimSun"/>
          </w:rPr>
          <w:br/>
        </w:r>
        <w:r>
          <w:rPr>
            <w:rFonts w:eastAsia="SimSun"/>
          </w:rPr>
          <w:br/>
          <w:t>and bring to supervisors for signature t</w:t>
        </w:r>
      </w:ins>
      <w:ins w:id="423" w:author="NTAMBARA  Etienne" w:date="2025-10-16T15:37:00Z">
        <w:r>
          <w:rPr>
            <w:rFonts w:eastAsia="SimSun"/>
          </w:rPr>
          <w:t>hen submit</w:t>
        </w:r>
      </w:ins>
    </w:p>
    <w:p w14:paraId="6C117E12"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761E707F"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08CEB100"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p w14:paraId="7C690006" w14:textId="77777777" w:rsidR="00383FA8" w:rsidRDefault="00383FA8">
      <w:pPr>
        <w:pStyle w:val="BodyText"/>
        <w:pBdr>
          <w:top w:val="none" w:sz="0" w:space="1" w:color="auto"/>
          <w:left w:val="none" w:sz="0" w:space="4" w:color="auto"/>
          <w:bottom w:val="none" w:sz="0" w:space="1" w:color="auto"/>
          <w:right w:val="none" w:sz="0" w:space="4" w:color="auto"/>
        </w:pBdr>
        <w:spacing w:before="269" w:line="360" w:lineRule="auto"/>
        <w:ind w:left="360"/>
        <w:rPr>
          <w:rFonts w:eastAsia="SimSun"/>
        </w:rPr>
      </w:pPr>
    </w:p>
    <w:sectPr w:rsidR="00383FA8">
      <w:headerReference w:type="default" r:id="rId30"/>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04" w:author="NTAMBARA  Etienne" w:date="2025-10-16T15:32:00Z" w:initials="NE">
    <w:p w14:paraId="2B54F93A" w14:textId="663BCC12" w:rsidR="006708AA" w:rsidRDefault="006708AA">
      <w:pPr>
        <w:pStyle w:val="CommentText"/>
      </w:pPr>
      <w:r>
        <w:rPr>
          <w:rStyle w:val="CommentReference"/>
        </w:rPr>
        <w:annotationRef/>
      </w:r>
      <w:r>
        <w:t>In conclusion no need of INTRODUCTION. Remove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B54F9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FA64BC" w16cex:dateUtc="2025-10-16T1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B54F93A" w16cid:durableId="65FA64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918ED3" w14:textId="77777777" w:rsidR="00314217" w:rsidRDefault="00314217">
      <w:pPr>
        <w:spacing w:line="240" w:lineRule="auto"/>
      </w:pPr>
      <w:r>
        <w:separator/>
      </w:r>
    </w:p>
  </w:endnote>
  <w:endnote w:type="continuationSeparator" w:id="0">
    <w:p w14:paraId="5224B5BB" w14:textId="77777777" w:rsidR="00314217" w:rsidRDefault="003142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0121034"/>
    </w:sdtPr>
    <w:sdtEndPr>
      <w:rPr>
        <w:color w:val="808080" w:themeColor="background1" w:themeShade="80"/>
        <w:spacing w:val="60"/>
      </w:rPr>
    </w:sdtEndPr>
    <w:sdtContent>
      <w:p w14:paraId="7A7E14E4" w14:textId="77777777" w:rsidR="006708AA" w:rsidRDefault="006708A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AD61BA">
          <w:rPr>
            <w:b/>
            <w:bCs/>
            <w:noProof/>
          </w:rPr>
          <w:t>48</w:t>
        </w:r>
        <w:r>
          <w:rPr>
            <w:b/>
            <w:bCs/>
          </w:rPr>
          <w:fldChar w:fldCharType="end"/>
        </w:r>
        <w:r>
          <w:rPr>
            <w:b/>
            <w:bCs/>
          </w:rPr>
          <w:t xml:space="preserve"> | </w:t>
        </w:r>
        <w:r>
          <w:rPr>
            <w:color w:val="808080" w:themeColor="background1" w:themeShade="80"/>
            <w:spacing w:val="60"/>
          </w:rPr>
          <w:t>Page</w:t>
        </w:r>
      </w:p>
    </w:sdtContent>
  </w:sdt>
  <w:p w14:paraId="51F47446" w14:textId="77777777" w:rsidR="006708AA" w:rsidRDefault="006708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C37DA3" w14:textId="77777777" w:rsidR="00314217" w:rsidRDefault="00314217">
      <w:pPr>
        <w:spacing w:after="0"/>
      </w:pPr>
      <w:r>
        <w:separator/>
      </w:r>
    </w:p>
  </w:footnote>
  <w:footnote w:type="continuationSeparator" w:id="0">
    <w:p w14:paraId="01A58BE8" w14:textId="77777777" w:rsidR="00314217" w:rsidRDefault="003142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23913B" w14:textId="77777777" w:rsidR="006708AA" w:rsidRDefault="006708AA">
    <w:pPr>
      <w:pStyle w:val="Header"/>
    </w:pPr>
    <w:proofErr w:type="spellStart"/>
    <w:r>
      <w:t>i</w:t>
    </w:r>
    <w:proofErr w:type="spellEnd"/>
  </w:p>
  <w:p w14:paraId="40873B48" w14:textId="77777777" w:rsidR="006708AA" w:rsidRDefault="006708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F4765F" w14:textId="77777777" w:rsidR="006708AA" w:rsidRDefault="006708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D66043" w14:textId="77777777" w:rsidR="006708AA" w:rsidRDefault="006708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E7C3A"/>
    <w:multiLevelType w:val="multilevel"/>
    <w:tmpl w:val="016E7C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2622AE9"/>
    <w:multiLevelType w:val="multilevel"/>
    <w:tmpl w:val="02622A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7D94DAE"/>
    <w:multiLevelType w:val="multilevel"/>
    <w:tmpl w:val="07D94DA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98B4C1A"/>
    <w:multiLevelType w:val="multilevel"/>
    <w:tmpl w:val="098B4C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9907AD6"/>
    <w:multiLevelType w:val="multilevel"/>
    <w:tmpl w:val="09907A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A3B25E6"/>
    <w:multiLevelType w:val="multilevel"/>
    <w:tmpl w:val="0A3B25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C3446DA"/>
    <w:multiLevelType w:val="multilevel"/>
    <w:tmpl w:val="0C3446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E9E70F6"/>
    <w:multiLevelType w:val="multilevel"/>
    <w:tmpl w:val="0E9E70F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2532412"/>
    <w:multiLevelType w:val="multilevel"/>
    <w:tmpl w:val="125324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4F66282"/>
    <w:multiLevelType w:val="multilevel"/>
    <w:tmpl w:val="14F6628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15186FB6"/>
    <w:multiLevelType w:val="multilevel"/>
    <w:tmpl w:val="15186F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92135AF"/>
    <w:multiLevelType w:val="multilevel"/>
    <w:tmpl w:val="192135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9562A12"/>
    <w:multiLevelType w:val="hybridMultilevel"/>
    <w:tmpl w:val="6B924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1C6526"/>
    <w:multiLevelType w:val="multilevel"/>
    <w:tmpl w:val="1A1C65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C5E00BC"/>
    <w:multiLevelType w:val="multilevel"/>
    <w:tmpl w:val="1C5E00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D113FD8"/>
    <w:multiLevelType w:val="multilevel"/>
    <w:tmpl w:val="1D113F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F4964C8"/>
    <w:multiLevelType w:val="multilevel"/>
    <w:tmpl w:val="1F4964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46C7877"/>
    <w:multiLevelType w:val="multilevel"/>
    <w:tmpl w:val="246C78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547552D"/>
    <w:multiLevelType w:val="multilevel"/>
    <w:tmpl w:val="254755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86736F1"/>
    <w:multiLevelType w:val="multilevel"/>
    <w:tmpl w:val="286736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93878A4"/>
    <w:multiLevelType w:val="multilevel"/>
    <w:tmpl w:val="293878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98455E7"/>
    <w:multiLevelType w:val="multilevel"/>
    <w:tmpl w:val="298455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A8447D0"/>
    <w:multiLevelType w:val="multilevel"/>
    <w:tmpl w:val="2A8447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C74C9D4"/>
    <w:multiLevelType w:val="singleLevel"/>
    <w:tmpl w:val="2C74C9D4"/>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2C9B6357"/>
    <w:multiLevelType w:val="multilevel"/>
    <w:tmpl w:val="2C9B63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303B14C3"/>
    <w:multiLevelType w:val="multilevel"/>
    <w:tmpl w:val="303B14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30EB723C"/>
    <w:multiLevelType w:val="multilevel"/>
    <w:tmpl w:val="30EB72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18874D5"/>
    <w:multiLevelType w:val="multilevel"/>
    <w:tmpl w:val="318874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B9C15E3"/>
    <w:multiLevelType w:val="multilevel"/>
    <w:tmpl w:val="3B9C15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DB75BD2"/>
    <w:multiLevelType w:val="multilevel"/>
    <w:tmpl w:val="3DB75B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E0F7711"/>
    <w:multiLevelType w:val="multilevel"/>
    <w:tmpl w:val="3E0F77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E9B6FB5"/>
    <w:multiLevelType w:val="multilevel"/>
    <w:tmpl w:val="3E9B6F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4106563B"/>
    <w:multiLevelType w:val="multilevel"/>
    <w:tmpl w:val="4106563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422A04C2"/>
    <w:multiLevelType w:val="multilevel"/>
    <w:tmpl w:val="422A04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444A13B7"/>
    <w:multiLevelType w:val="multilevel"/>
    <w:tmpl w:val="444A13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45406FCD"/>
    <w:multiLevelType w:val="multilevel"/>
    <w:tmpl w:val="45406F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457B36B9"/>
    <w:multiLevelType w:val="multilevel"/>
    <w:tmpl w:val="457B36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4C6E4F3A"/>
    <w:multiLevelType w:val="multilevel"/>
    <w:tmpl w:val="4C6E4F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50330043"/>
    <w:multiLevelType w:val="multilevel"/>
    <w:tmpl w:val="503300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51AC7D36"/>
    <w:multiLevelType w:val="multilevel"/>
    <w:tmpl w:val="51AC7D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5345371F"/>
    <w:multiLevelType w:val="multilevel"/>
    <w:tmpl w:val="534537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54C015EE"/>
    <w:multiLevelType w:val="multilevel"/>
    <w:tmpl w:val="54C015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573566BF"/>
    <w:multiLevelType w:val="multilevel"/>
    <w:tmpl w:val="573566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59DC1101"/>
    <w:multiLevelType w:val="multilevel"/>
    <w:tmpl w:val="59DC11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5ECB6035"/>
    <w:multiLevelType w:val="multilevel"/>
    <w:tmpl w:val="5ECB60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5FBD0E0F"/>
    <w:multiLevelType w:val="multilevel"/>
    <w:tmpl w:val="5FBD0E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6111141C"/>
    <w:multiLevelType w:val="multilevel"/>
    <w:tmpl w:val="611114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638F33BB"/>
    <w:multiLevelType w:val="multilevel"/>
    <w:tmpl w:val="638F33B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15:restartNumberingAfterBreak="0">
    <w:nsid w:val="66DC5568"/>
    <w:multiLevelType w:val="multilevel"/>
    <w:tmpl w:val="66DC55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674E77D2"/>
    <w:multiLevelType w:val="multilevel"/>
    <w:tmpl w:val="674E77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68275BE9"/>
    <w:multiLevelType w:val="multilevel"/>
    <w:tmpl w:val="68275B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71EB0DED"/>
    <w:multiLevelType w:val="multilevel"/>
    <w:tmpl w:val="71EB0D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752D0BAD"/>
    <w:multiLevelType w:val="multilevel"/>
    <w:tmpl w:val="752D0B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780C2D95"/>
    <w:multiLevelType w:val="multilevel"/>
    <w:tmpl w:val="780C2D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7C84358E"/>
    <w:multiLevelType w:val="multilevel"/>
    <w:tmpl w:val="7C84358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54"/>
    <w:lvlOverride w:ilvl="0">
      <w:startOverride w:val="1"/>
    </w:lvlOverride>
  </w:num>
  <w:num w:numId="2">
    <w:abstractNumId w:val="2"/>
    <w:lvlOverride w:ilvl="0">
      <w:startOverride w:val="2"/>
    </w:lvlOverride>
  </w:num>
  <w:num w:numId="3">
    <w:abstractNumId w:val="7"/>
    <w:lvlOverride w:ilvl="0">
      <w:startOverride w:val="3"/>
    </w:lvlOverride>
  </w:num>
  <w:num w:numId="4">
    <w:abstractNumId w:val="32"/>
    <w:lvlOverride w:ilvl="0">
      <w:startOverride w:val="4"/>
    </w:lvlOverride>
  </w:num>
  <w:num w:numId="5">
    <w:abstractNumId w:val="47"/>
    <w:lvlOverride w:ilvl="0">
      <w:startOverride w:val="5"/>
    </w:lvlOverride>
  </w:num>
  <w:num w:numId="6">
    <w:abstractNumId w:val="9"/>
    <w:lvlOverride w:ilvl="0">
      <w:startOverride w:val="6"/>
    </w:lvlOverride>
  </w:num>
  <w:num w:numId="7">
    <w:abstractNumId w:val="24"/>
  </w:num>
  <w:num w:numId="8">
    <w:abstractNumId w:val="37"/>
  </w:num>
  <w:num w:numId="9">
    <w:abstractNumId w:val="52"/>
  </w:num>
  <w:num w:numId="10">
    <w:abstractNumId w:val="50"/>
  </w:num>
  <w:num w:numId="11">
    <w:abstractNumId w:val="40"/>
  </w:num>
  <w:num w:numId="12">
    <w:abstractNumId w:val="30"/>
  </w:num>
  <w:num w:numId="13">
    <w:abstractNumId w:val="22"/>
  </w:num>
  <w:num w:numId="14">
    <w:abstractNumId w:val="43"/>
  </w:num>
  <w:num w:numId="15">
    <w:abstractNumId w:val="18"/>
  </w:num>
  <w:num w:numId="16">
    <w:abstractNumId w:val="35"/>
  </w:num>
  <w:num w:numId="17">
    <w:abstractNumId w:val="49"/>
  </w:num>
  <w:num w:numId="18">
    <w:abstractNumId w:val="51"/>
  </w:num>
  <w:num w:numId="19">
    <w:abstractNumId w:val="27"/>
  </w:num>
  <w:num w:numId="20">
    <w:abstractNumId w:val="38"/>
  </w:num>
  <w:num w:numId="21">
    <w:abstractNumId w:val="20"/>
  </w:num>
  <w:num w:numId="22">
    <w:abstractNumId w:val="26"/>
  </w:num>
  <w:num w:numId="23">
    <w:abstractNumId w:val="36"/>
  </w:num>
  <w:num w:numId="24">
    <w:abstractNumId w:val="1"/>
  </w:num>
  <w:num w:numId="25">
    <w:abstractNumId w:val="5"/>
  </w:num>
  <w:num w:numId="26">
    <w:abstractNumId w:val="8"/>
  </w:num>
  <w:num w:numId="27">
    <w:abstractNumId w:val="33"/>
  </w:num>
  <w:num w:numId="28">
    <w:abstractNumId w:val="29"/>
  </w:num>
  <w:num w:numId="29">
    <w:abstractNumId w:val="25"/>
  </w:num>
  <w:num w:numId="30">
    <w:abstractNumId w:val="6"/>
  </w:num>
  <w:num w:numId="31">
    <w:abstractNumId w:val="3"/>
  </w:num>
  <w:num w:numId="32">
    <w:abstractNumId w:val="31"/>
  </w:num>
  <w:num w:numId="33">
    <w:abstractNumId w:val="28"/>
  </w:num>
  <w:num w:numId="34">
    <w:abstractNumId w:val="4"/>
  </w:num>
  <w:num w:numId="35">
    <w:abstractNumId w:val="42"/>
  </w:num>
  <w:num w:numId="36">
    <w:abstractNumId w:val="41"/>
  </w:num>
  <w:num w:numId="37">
    <w:abstractNumId w:val="17"/>
  </w:num>
  <w:num w:numId="38">
    <w:abstractNumId w:val="45"/>
  </w:num>
  <w:num w:numId="39">
    <w:abstractNumId w:val="0"/>
  </w:num>
  <w:num w:numId="40">
    <w:abstractNumId w:val="23"/>
  </w:num>
  <w:num w:numId="41">
    <w:abstractNumId w:val="13"/>
  </w:num>
  <w:num w:numId="42">
    <w:abstractNumId w:val="14"/>
  </w:num>
  <w:num w:numId="43">
    <w:abstractNumId w:val="48"/>
  </w:num>
  <w:num w:numId="44">
    <w:abstractNumId w:val="39"/>
  </w:num>
  <w:num w:numId="45">
    <w:abstractNumId w:val="46"/>
  </w:num>
  <w:num w:numId="46">
    <w:abstractNumId w:val="10"/>
  </w:num>
  <w:num w:numId="47">
    <w:abstractNumId w:val="15"/>
  </w:num>
  <w:num w:numId="48">
    <w:abstractNumId w:val="19"/>
  </w:num>
  <w:num w:numId="49">
    <w:abstractNumId w:val="44"/>
  </w:num>
  <w:num w:numId="50">
    <w:abstractNumId w:val="34"/>
  </w:num>
  <w:num w:numId="51">
    <w:abstractNumId w:val="11"/>
  </w:num>
  <w:num w:numId="52">
    <w:abstractNumId w:val="53"/>
  </w:num>
  <w:num w:numId="53">
    <w:abstractNumId w:val="21"/>
  </w:num>
  <w:num w:numId="54">
    <w:abstractNumId w:val="16"/>
  </w:num>
  <w:num w:numId="55">
    <w:abstractNumId w:val="12"/>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ean Dieudonne">
    <w15:presenceInfo w15:providerId="Windows Live" w15:userId="d80fbce308dda5ff"/>
  </w15:person>
  <w15:person w15:author="NTAMBARA  Etienne">
    <w15:presenceInfo w15:providerId="AD" w15:userId="S::entambara@rp.ac.rw::b23cab94-d973-44b5-a380-25f6dcca13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FFD"/>
    <w:rsid w:val="000165CA"/>
    <w:rsid w:val="00046B07"/>
    <w:rsid w:val="00084545"/>
    <w:rsid w:val="000B786C"/>
    <w:rsid w:val="000D3ECE"/>
    <w:rsid w:val="000F0481"/>
    <w:rsid w:val="00106890"/>
    <w:rsid w:val="001520DB"/>
    <w:rsid w:val="0017274B"/>
    <w:rsid w:val="001777F8"/>
    <w:rsid w:val="001A6ACF"/>
    <w:rsid w:val="001A7991"/>
    <w:rsid w:val="001C799F"/>
    <w:rsid w:val="001E0BB5"/>
    <w:rsid w:val="001E51DB"/>
    <w:rsid w:val="001F1826"/>
    <w:rsid w:val="001F68C0"/>
    <w:rsid w:val="002239BE"/>
    <w:rsid w:val="002359ED"/>
    <w:rsid w:val="002433A4"/>
    <w:rsid w:val="00260EFE"/>
    <w:rsid w:val="00272038"/>
    <w:rsid w:val="0028002B"/>
    <w:rsid w:val="00286965"/>
    <w:rsid w:val="002E7CC2"/>
    <w:rsid w:val="002F5E17"/>
    <w:rsid w:val="00300C8F"/>
    <w:rsid w:val="003101E7"/>
    <w:rsid w:val="00314217"/>
    <w:rsid w:val="003362A7"/>
    <w:rsid w:val="00341A4E"/>
    <w:rsid w:val="00361C50"/>
    <w:rsid w:val="00374FE3"/>
    <w:rsid w:val="00375F80"/>
    <w:rsid w:val="0038077C"/>
    <w:rsid w:val="00383FA8"/>
    <w:rsid w:val="0038670D"/>
    <w:rsid w:val="003B5ED6"/>
    <w:rsid w:val="003B7426"/>
    <w:rsid w:val="003C55FD"/>
    <w:rsid w:val="003C6D0A"/>
    <w:rsid w:val="00426E8B"/>
    <w:rsid w:val="00483965"/>
    <w:rsid w:val="004A3478"/>
    <w:rsid w:val="004C08E9"/>
    <w:rsid w:val="004C52A5"/>
    <w:rsid w:val="00503053"/>
    <w:rsid w:val="00506481"/>
    <w:rsid w:val="00516245"/>
    <w:rsid w:val="005252F4"/>
    <w:rsid w:val="00543781"/>
    <w:rsid w:val="00572E35"/>
    <w:rsid w:val="005763CB"/>
    <w:rsid w:val="0058164D"/>
    <w:rsid w:val="005820F2"/>
    <w:rsid w:val="005D28A5"/>
    <w:rsid w:val="005D68D2"/>
    <w:rsid w:val="00604340"/>
    <w:rsid w:val="00607925"/>
    <w:rsid w:val="00621626"/>
    <w:rsid w:val="00627433"/>
    <w:rsid w:val="0064027D"/>
    <w:rsid w:val="006464EA"/>
    <w:rsid w:val="00656620"/>
    <w:rsid w:val="006708AA"/>
    <w:rsid w:val="00696CD1"/>
    <w:rsid w:val="006C3CD2"/>
    <w:rsid w:val="006F3BE1"/>
    <w:rsid w:val="00771638"/>
    <w:rsid w:val="007C30D0"/>
    <w:rsid w:val="007E684D"/>
    <w:rsid w:val="007E6BCB"/>
    <w:rsid w:val="00807F1E"/>
    <w:rsid w:val="0083493B"/>
    <w:rsid w:val="00841298"/>
    <w:rsid w:val="0085392D"/>
    <w:rsid w:val="008763A7"/>
    <w:rsid w:val="008768EF"/>
    <w:rsid w:val="008B7E6C"/>
    <w:rsid w:val="008D26A4"/>
    <w:rsid w:val="008E7C9B"/>
    <w:rsid w:val="0091452A"/>
    <w:rsid w:val="00932848"/>
    <w:rsid w:val="00954C97"/>
    <w:rsid w:val="00961398"/>
    <w:rsid w:val="00962A9A"/>
    <w:rsid w:val="0097264E"/>
    <w:rsid w:val="009971DD"/>
    <w:rsid w:val="009B496E"/>
    <w:rsid w:val="009D4724"/>
    <w:rsid w:val="009D7805"/>
    <w:rsid w:val="00A422DE"/>
    <w:rsid w:val="00A93703"/>
    <w:rsid w:val="00AB44AF"/>
    <w:rsid w:val="00AD61BA"/>
    <w:rsid w:val="00B3089F"/>
    <w:rsid w:val="00B52B9B"/>
    <w:rsid w:val="00B5365D"/>
    <w:rsid w:val="00B563B7"/>
    <w:rsid w:val="00B57539"/>
    <w:rsid w:val="00B64FD7"/>
    <w:rsid w:val="00BD53FB"/>
    <w:rsid w:val="00BF6957"/>
    <w:rsid w:val="00C06F2B"/>
    <w:rsid w:val="00C223C5"/>
    <w:rsid w:val="00C843D0"/>
    <w:rsid w:val="00CB7CC7"/>
    <w:rsid w:val="00CC2DB9"/>
    <w:rsid w:val="00CC5C05"/>
    <w:rsid w:val="00CE6FFD"/>
    <w:rsid w:val="00CF3F60"/>
    <w:rsid w:val="00D33B08"/>
    <w:rsid w:val="00D44CD0"/>
    <w:rsid w:val="00D514E8"/>
    <w:rsid w:val="00DB61E9"/>
    <w:rsid w:val="00DD65DC"/>
    <w:rsid w:val="00DE4501"/>
    <w:rsid w:val="00DF03F5"/>
    <w:rsid w:val="00DF77D0"/>
    <w:rsid w:val="00E6307F"/>
    <w:rsid w:val="00E64924"/>
    <w:rsid w:val="00E83D45"/>
    <w:rsid w:val="00E959D6"/>
    <w:rsid w:val="00E96377"/>
    <w:rsid w:val="00EB6883"/>
    <w:rsid w:val="00EC3D52"/>
    <w:rsid w:val="00EC4C98"/>
    <w:rsid w:val="00ED7F0C"/>
    <w:rsid w:val="00F000D3"/>
    <w:rsid w:val="00F17035"/>
    <w:rsid w:val="00F56795"/>
    <w:rsid w:val="00F8475E"/>
    <w:rsid w:val="00FB6FBF"/>
    <w:rsid w:val="00FD2E52"/>
    <w:rsid w:val="00FD513D"/>
    <w:rsid w:val="00FE2F63"/>
    <w:rsid w:val="039813B5"/>
    <w:rsid w:val="08E86A89"/>
    <w:rsid w:val="129E211B"/>
    <w:rsid w:val="17197CA8"/>
    <w:rsid w:val="18A634BE"/>
    <w:rsid w:val="1EC153D1"/>
    <w:rsid w:val="1F867A2D"/>
    <w:rsid w:val="1FB96E41"/>
    <w:rsid w:val="20C31859"/>
    <w:rsid w:val="22865EB4"/>
    <w:rsid w:val="234127D8"/>
    <w:rsid w:val="25B523FC"/>
    <w:rsid w:val="2A1F5C2B"/>
    <w:rsid w:val="2AE10E6E"/>
    <w:rsid w:val="2BB72345"/>
    <w:rsid w:val="3EEB726C"/>
    <w:rsid w:val="425F7364"/>
    <w:rsid w:val="46D17DBE"/>
    <w:rsid w:val="492E76AA"/>
    <w:rsid w:val="4F2211D1"/>
    <w:rsid w:val="5EA81CF6"/>
    <w:rsid w:val="62A3076C"/>
    <w:rsid w:val="66531D6F"/>
    <w:rsid w:val="770F1364"/>
    <w:rsid w:val="798D2518"/>
    <w:rsid w:val="7CAD0F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4750CB9"/>
  <w15:docId w15:val="{F54F7B1B-8BC6-4C27-8CD8-6842D5B91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2" w:lineRule="auto"/>
      <w:jc w:val="both"/>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pPr>
      <w:keepNext/>
      <w:keepLines/>
      <w:spacing w:before="120" w:after="0"/>
      <w:outlineLvl w:val="6"/>
    </w:pPr>
    <w:rPr>
      <w:i/>
      <w:iCs/>
    </w:rPr>
  </w:style>
  <w:style w:type="paragraph" w:styleId="Heading8">
    <w:name w:val="heading 8"/>
    <w:basedOn w:val="Normal"/>
    <w:next w:val="Normal"/>
    <w:link w:val="Heading8Char"/>
    <w:uiPriority w:val="9"/>
    <w:semiHidden/>
    <w:unhideWhenUsed/>
    <w:qFormat/>
    <w:pPr>
      <w:keepNext/>
      <w:keepLines/>
      <w:spacing w:before="120" w:after="0"/>
      <w:outlineLvl w:val="7"/>
    </w:pPr>
    <w:rPr>
      <w:b/>
      <w:bCs/>
    </w:rPr>
  </w:style>
  <w:style w:type="paragraph" w:styleId="Heading9">
    <w:name w:val="heading 9"/>
    <w:basedOn w:val="Normal"/>
    <w:next w:val="Normal"/>
    <w:link w:val="Heading9Char"/>
    <w:uiPriority w:val="9"/>
    <w:semiHidden/>
    <w:unhideWhenUsed/>
    <w:qFormat/>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Pr>
      <w:b/>
      <w:bCs/>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color w:val="auto"/>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color w:val="auto"/>
    </w:rPr>
  </w:style>
  <w:style w:type="paragraph" w:styleId="Subtitle">
    <w:name w:val="Subtitle"/>
    <w:basedOn w:val="Normal"/>
    <w:next w:val="Normal"/>
    <w:link w:val="SubtitleChar"/>
    <w:uiPriority w:val="11"/>
    <w:qFormat/>
    <w:pPr>
      <w:spacing w:after="240"/>
      <w:jc w:val="center"/>
    </w:pPr>
    <w:rPr>
      <w:rFonts w:asciiTheme="majorHAnsi" w:eastAsiaTheme="majorEastAsia" w:hAnsiTheme="majorHAnsi" w:cstheme="majorBidi"/>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ind w:left="440" w:hanging="440"/>
      <w:jc w:val="left"/>
    </w:pPr>
    <w:rPr>
      <w:smallCaps/>
      <w:sz w:val="20"/>
      <w:szCs w:val="20"/>
    </w:rPr>
  </w:style>
  <w:style w:type="paragraph" w:styleId="Title">
    <w:name w:val="Title"/>
    <w:basedOn w:val="Normal"/>
    <w:next w:val="Normal"/>
    <w:link w:val="TitleChar"/>
    <w:uiPriority w:val="10"/>
    <w:qFormat/>
    <w:pPr>
      <w:spacing w:after="0" w:line="240" w:lineRule="auto"/>
      <w:contextualSpacing/>
      <w:jc w:val="center"/>
    </w:pPr>
    <w:rPr>
      <w:rFonts w:asciiTheme="majorHAnsi" w:eastAsiaTheme="majorEastAsia" w:hAnsiTheme="majorHAnsi" w:cstheme="majorBidi"/>
      <w:b/>
      <w:bCs/>
      <w:spacing w:val="-7"/>
      <w:sz w:val="48"/>
      <w:szCs w:val="48"/>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qFormat/>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qFormat/>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Pr>
      <w:i/>
      <w:iCs/>
    </w:rPr>
  </w:style>
  <w:style w:type="character" w:customStyle="1" w:styleId="Heading8Char">
    <w:name w:val="Heading 8 Char"/>
    <w:basedOn w:val="DefaultParagraphFont"/>
    <w:link w:val="Heading8"/>
    <w:uiPriority w:val="9"/>
    <w:semiHidden/>
    <w:qFormat/>
    <w:rPr>
      <w:b/>
      <w:bCs/>
    </w:rPr>
  </w:style>
  <w:style w:type="character" w:customStyle="1" w:styleId="Heading9Char">
    <w:name w:val="Heading 9 Char"/>
    <w:basedOn w:val="DefaultParagraphFont"/>
    <w:link w:val="Heading9"/>
    <w:uiPriority w:val="9"/>
    <w:semiHidden/>
    <w:qFormat/>
    <w:rPr>
      <w:i/>
      <w:iC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Pr>
      <w:sz w:val="18"/>
      <w:szCs w:val="18"/>
    </w:rPr>
  </w:style>
  <w:style w:type="character" w:customStyle="1" w:styleId="HeaderChar">
    <w:name w:val="Header Char"/>
    <w:basedOn w:val="DefaultParagraphFont"/>
    <w:link w:val="Header"/>
    <w:uiPriority w:val="99"/>
    <w:qFormat/>
    <w:rPr>
      <w:sz w:val="18"/>
      <w:szCs w:val="18"/>
    </w:rPr>
  </w:style>
  <w:style w:type="character" w:customStyle="1" w:styleId="SubtitleChar">
    <w:name w:val="Subtitle Char"/>
    <w:basedOn w:val="DefaultParagraphFont"/>
    <w:link w:val="Subtitle"/>
    <w:uiPriority w:val="11"/>
    <w:qFormat/>
    <w:rPr>
      <w:rFonts w:asciiTheme="majorHAnsi" w:eastAsiaTheme="majorEastAsia" w:hAnsiTheme="majorHAnsi" w:cstheme="majorBidi"/>
      <w:sz w:val="24"/>
      <w:szCs w:val="24"/>
    </w:rPr>
  </w:style>
  <w:style w:type="character" w:customStyle="1" w:styleId="TitleChar">
    <w:name w:val="Title Char"/>
    <w:basedOn w:val="DefaultParagraphFont"/>
    <w:link w:val="Title"/>
    <w:uiPriority w:val="10"/>
    <w:qFormat/>
    <w:rPr>
      <w:rFonts w:asciiTheme="majorHAnsi" w:eastAsiaTheme="majorEastAsia" w:hAnsiTheme="majorHAnsi" w:cstheme="majorBidi"/>
      <w:b/>
      <w:bCs/>
      <w:spacing w:val="-7"/>
      <w:sz w:val="48"/>
      <w:szCs w:val="48"/>
    </w:rPr>
  </w:style>
  <w:style w:type="paragraph" w:customStyle="1" w:styleId="TOCHeading1">
    <w:name w:val="TOC Heading1"/>
    <w:basedOn w:val="Heading1"/>
    <w:next w:val="Normal"/>
    <w:uiPriority w:val="39"/>
    <w:unhideWhenUsed/>
    <w:qFormat/>
    <w:pPr>
      <w:outlineLvl w:val="9"/>
    </w:pPr>
  </w:style>
  <w:style w:type="character" w:customStyle="1" w:styleId="markdown-bold-text">
    <w:name w:val="markdown-bold-text"/>
    <w:basedOn w:val="DefaultParagraphFont"/>
    <w:qFormat/>
  </w:style>
  <w:style w:type="paragraph" w:styleId="ListParagraph">
    <w:name w:val="List Paragraph"/>
    <w:basedOn w:val="Normal"/>
    <w:uiPriority w:val="34"/>
    <w:qFormat/>
    <w:pPr>
      <w:ind w:left="720"/>
      <w:contextualSpacing/>
    </w:pPr>
  </w:style>
  <w:style w:type="paragraph" w:styleId="NoSpacing">
    <w:name w:val="No Spacing"/>
    <w:uiPriority w:val="1"/>
    <w:qFormat/>
    <w:pPr>
      <w:jc w:val="both"/>
    </w:pPr>
    <w:rPr>
      <w:rFonts w:asciiTheme="minorHAnsi" w:eastAsiaTheme="minorEastAsia" w:hAnsiTheme="minorHAnsi" w:cstheme="minorBidi"/>
      <w:sz w:val="22"/>
      <w:szCs w:val="22"/>
    </w:rPr>
  </w:style>
  <w:style w:type="paragraph" w:styleId="Quote">
    <w:name w:val="Quote"/>
    <w:basedOn w:val="Normal"/>
    <w:next w:val="Normal"/>
    <w:link w:val="QuoteChar"/>
    <w:uiPriority w:val="29"/>
    <w:qFormat/>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qFormat/>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qFormat/>
    <w:rPr>
      <w:rFonts w:asciiTheme="majorHAnsi" w:eastAsiaTheme="majorEastAsia" w:hAnsiTheme="majorHAnsi" w:cstheme="majorBidi"/>
      <w:sz w:val="26"/>
      <w:szCs w:val="26"/>
    </w:rPr>
  </w:style>
  <w:style w:type="character" w:customStyle="1" w:styleId="SubtleEmphasis1">
    <w:name w:val="Subtle Emphasis1"/>
    <w:basedOn w:val="DefaultParagraphFont"/>
    <w:uiPriority w:val="19"/>
    <w:qFormat/>
    <w:rPr>
      <w:i/>
      <w:iCs/>
      <w:color w:val="auto"/>
    </w:rPr>
  </w:style>
  <w:style w:type="character" w:customStyle="1" w:styleId="IntenseEmphasis1">
    <w:name w:val="Intense Emphasis1"/>
    <w:basedOn w:val="DefaultParagraphFont"/>
    <w:uiPriority w:val="21"/>
    <w:qFormat/>
    <w:rPr>
      <w:b/>
      <w:bCs/>
      <w:i/>
      <w:iCs/>
      <w:color w:val="auto"/>
    </w:rPr>
  </w:style>
  <w:style w:type="character" w:customStyle="1" w:styleId="SubtleReference1">
    <w:name w:val="Subtle Reference1"/>
    <w:basedOn w:val="DefaultParagraphFont"/>
    <w:uiPriority w:val="31"/>
    <w:qFormat/>
    <w:rPr>
      <w:smallCaps/>
      <w:color w:val="auto"/>
      <w:u w:val="single" w:color="7F7F7F" w:themeColor="text1" w:themeTint="80"/>
    </w:rPr>
  </w:style>
  <w:style w:type="character" w:customStyle="1" w:styleId="IntenseReference1">
    <w:name w:val="Intense Reference1"/>
    <w:basedOn w:val="DefaultParagraphFont"/>
    <w:uiPriority w:val="32"/>
    <w:qFormat/>
    <w:rPr>
      <w:b/>
      <w:bCs/>
      <w:smallCaps/>
      <w:color w:val="auto"/>
      <w:u w:val="single"/>
    </w:rPr>
  </w:style>
  <w:style w:type="character" w:customStyle="1" w:styleId="BookTitle1">
    <w:name w:val="Book Title1"/>
    <w:basedOn w:val="DefaultParagraphFont"/>
    <w:uiPriority w:val="33"/>
    <w:qFormat/>
    <w:rPr>
      <w:b/>
      <w:bCs/>
      <w:smallCaps/>
      <w:color w:val="auto"/>
    </w:rPr>
  </w:style>
  <w:style w:type="character" w:customStyle="1" w:styleId="IntenseEmphasis2">
    <w:name w:val="Intense Emphasis2"/>
    <w:basedOn w:val="DefaultParagraphFont"/>
    <w:uiPriority w:val="21"/>
    <w:qFormat/>
    <w:rPr>
      <w:i/>
      <w:iCs/>
      <w:color w:val="4472C4" w:themeColor="accent1"/>
    </w:rPr>
  </w:style>
  <w:style w:type="paragraph" w:customStyle="1" w:styleId="TOCHeading2">
    <w:name w:val="TOC Heading2"/>
    <w:basedOn w:val="Heading1"/>
    <w:next w:val="Normal"/>
    <w:uiPriority w:val="39"/>
    <w:unhideWhenUsed/>
    <w:qFormat/>
    <w:pPr>
      <w:spacing w:before="240" w:after="0"/>
      <w:outlineLvl w:val="9"/>
    </w:pPr>
    <w:rPr>
      <w:b w:val="0"/>
      <w:bCs w:val="0"/>
      <w:caps w:val="0"/>
      <w:color w:val="2F5496" w:themeColor="accent1" w:themeShade="BF"/>
      <w:spacing w:val="0"/>
      <w:sz w:val="32"/>
      <w:szCs w:val="32"/>
    </w:rPr>
  </w:style>
  <w:style w:type="character" w:customStyle="1" w:styleId="SubtleEmphasis2">
    <w:name w:val="Subtle Emphasis2"/>
    <w:basedOn w:val="DefaultParagraphFont"/>
    <w:uiPriority w:val="19"/>
    <w:qFormat/>
    <w:rPr>
      <w:i/>
      <w:iCs/>
      <w:color w:val="auto"/>
    </w:rPr>
  </w:style>
  <w:style w:type="character" w:customStyle="1" w:styleId="SubtleReference2">
    <w:name w:val="Subtle Reference2"/>
    <w:basedOn w:val="DefaultParagraphFont"/>
    <w:uiPriority w:val="31"/>
    <w:qFormat/>
    <w:rPr>
      <w:smallCaps/>
      <w:color w:val="auto"/>
      <w:u w:val="single" w:color="7F7F7F" w:themeColor="text1" w:themeTint="80"/>
    </w:rPr>
  </w:style>
  <w:style w:type="character" w:customStyle="1" w:styleId="IntenseReference2">
    <w:name w:val="Intense Reference2"/>
    <w:basedOn w:val="DefaultParagraphFont"/>
    <w:uiPriority w:val="32"/>
    <w:qFormat/>
    <w:rPr>
      <w:b/>
      <w:bCs/>
      <w:smallCaps/>
      <w:color w:val="auto"/>
      <w:u w:val="single"/>
    </w:rPr>
  </w:style>
  <w:style w:type="character" w:customStyle="1" w:styleId="BookTitle2">
    <w:name w:val="Book Title2"/>
    <w:basedOn w:val="DefaultParagraphFont"/>
    <w:uiPriority w:val="33"/>
    <w:qFormat/>
    <w:rPr>
      <w:b/>
      <w:bCs/>
      <w:smallCaps/>
      <w:color w:val="auto"/>
    </w:rPr>
  </w:style>
  <w:style w:type="character" w:customStyle="1" w:styleId="CommentTextChar">
    <w:name w:val="Comment Text Char"/>
    <w:basedOn w:val="DefaultParagraphFont"/>
    <w:link w:val="CommentText"/>
    <w:uiPriority w:val="99"/>
    <w:semiHidden/>
    <w:qFormat/>
    <w:rPr>
      <w:rFonts w:asciiTheme="minorHAnsi" w:eastAsiaTheme="minorEastAsia" w:hAnsiTheme="minorHAnsi" w:cstheme="minorBidi"/>
    </w:rPr>
  </w:style>
  <w:style w:type="character" w:customStyle="1" w:styleId="CommentSubjectChar">
    <w:name w:val="Comment Subject Char"/>
    <w:basedOn w:val="CommentTextChar"/>
    <w:link w:val="CommentSubject"/>
    <w:uiPriority w:val="99"/>
    <w:semiHidden/>
    <w:qFormat/>
    <w:rPr>
      <w:rFonts w:asciiTheme="minorHAnsi" w:eastAsiaTheme="minorEastAsia" w:hAnsiTheme="minorHAnsi" w:cstheme="minorBidi"/>
      <w:b/>
      <w:bCs/>
    </w:rPr>
  </w:style>
  <w:style w:type="character" w:customStyle="1" w:styleId="BalloonTextChar">
    <w:name w:val="Balloon Text Char"/>
    <w:basedOn w:val="DefaultParagraphFont"/>
    <w:link w:val="BalloonText"/>
    <w:uiPriority w:val="99"/>
    <w:semiHidden/>
    <w:qFormat/>
    <w:rPr>
      <w:rFonts w:ascii="Segoe UI" w:eastAsiaTheme="minorEastAsia" w:hAnsi="Segoe UI" w:cs="Segoe UI"/>
      <w:sz w:val="18"/>
      <w:szCs w:val="18"/>
    </w:rPr>
  </w:style>
  <w:style w:type="paragraph" w:customStyle="1" w:styleId="nested">
    <w:name w:val="nested"/>
    <w:basedOn w:val="Normal"/>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arkdown-inline-code">
    <w:name w:val="markdown-inline-code"/>
    <w:basedOn w:val="DefaultParagraphFont"/>
  </w:style>
  <w:style w:type="paragraph" w:customStyle="1" w:styleId="Bibliography1">
    <w:name w:val="Bibliography1"/>
    <w:basedOn w:val="Normal"/>
    <w:next w:val="Normal"/>
    <w:uiPriority w:val="37"/>
    <w:unhideWhenUsed/>
  </w:style>
  <w:style w:type="paragraph" w:customStyle="1" w:styleId="CitaviBibliographyEntry">
    <w:name w:val="Citavi Bibliography Entry"/>
    <w:basedOn w:val="Normal"/>
    <w:link w:val="CitaviBibliographyEntryChar"/>
    <w:uiPriority w:val="99"/>
    <w:pPr>
      <w:tabs>
        <w:tab w:val="left" w:pos="283"/>
      </w:tabs>
      <w:spacing w:after="60"/>
      <w:ind w:left="283" w:hanging="283"/>
      <w:jc w:val="left"/>
    </w:pPr>
  </w:style>
  <w:style w:type="character" w:customStyle="1" w:styleId="CitaviBibliographyEntryChar">
    <w:name w:val="Citavi Bibliography Entry Char"/>
    <w:basedOn w:val="DefaultParagraphFont"/>
    <w:link w:val="CitaviBibliographyEntry"/>
    <w:uiPriority w:val="99"/>
    <w:rPr>
      <w:rFonts w:asciiTheme="minorHAnsi" w:eastAsiaTheme="minorEastAsia" w:hAnsiTheme="minorHAnsi" w:cstheme="minorBidi"/>
      <w:sz w:val="22"/>
      <w:szCs w:val="22"/>
    </w:rPr>
  </w:style>
  <w:style w:type="paragraph" w:customStyle="1" w:styleId="CitaviBibliographyHeading">
    <w:name w:val="Citavi Bibliography Heading"/>
    <w:basedOn w:val="Heading1"/>
    <w:link w:val="CitaviBibliographyHeadingChar"/>
    <w:uiPriority w:val="99"/>
    <w:pPr>
      <w:jc w:val="left"/>
    </w:pPr>
  </w:style>
  <w:style w:type="character" w:customStyle="1" w:styleId="CitaviBibliographyHeadingChar">
    <w:name w:val="Citavi Bibliography Heading Char"/>
    <w:basedOn w:val="DefaultParagraphFont"/>
    <w:link w:val="CitaviBibliographyHeading"/>
    <w:uiPriority w:val="99"/>
    <w:rPr>
      <w:rFonts w:asciiTheme="majorHAnsi" w:eastAsiaTheme="majorEastAsia" w:hAnsiTheme="majorHAnsi" w:cstheme="majorBidi"/>
      <w:b/>
      <w:bCs/>
      <w:caps/>
      <w:spacing w:val="4"/>
      <w:sz w:val="28"/>
      <w:szCs w:val="28"/>
    </w:rPr>
  </w:style>
  <w:style w:type="paragraph" w:customStyle="1" w:styleId="CitaviChapterBibliographyHeading">
    <w:name w:val="Citavi Chapter Bibliography Heading"/>
    <w:basedOn w:val="Heading2"/>
    <w:link w:val="CitaviChapterBibliographyHeadingChar"/>
    <w:uiPriority w:val="99"/>
    <w:pPr>
      <w:jc w:val="left"/>
    </w:pPr>
  </w:style>
  <w:style w:type="character" w:customStyle="1" w:styleId="CitaviChapterBibliographyHeadingChar">
    <w:name w:val="Citavi Chapter Bibliography Heading Char"/>
    <w:basedOn w:val="DefaultParagraphFont"/>
    <w:link w:val="CitaviChapterBibliographyHeading"/>
    <w:uiPriority w:val="99"/>
    <w:rPr>
      <w:rFonts w:asciiTheme="majorHAnsi" w:eastAsiaTheme="majorEastAsia" w:hAnsiTheme="majorHAnsi" w:cstheme="majorBidi"/>
      <w:b/>
      <w:bCs/>
      <w:sz w:val="28"/>
      <w:szCs w:val="28"/>
    </w:rPr>
  </w:style>
  <w:style w:type="paragraph" w:customStyle="1" w:styleId="CitaviBibliographySubheading1">
    <w:name w:val="Citavi Bibliography Subheading 1"/>
    <w:basedOn w:val="Heading2"/>
    <w:link w:val="CitaviBibliographySubheading1Char"/>
    <w:uiPriority w:val="99"/>
    <w:pPr>
      <w:pBdr>
        <w:top w:val="none" w:sz="0" w:space="1" w:color="auto"/>
        <w:left w:val="none" w:sz="0" w:space="4" w:color="auto"/>
        <w:bottom w:val="none" w:sz="0" w:space="1" w:color="auto"/>
        <w:right w:val="none" w:sz="0" w:space="4" w:color="auto"/>
      </w:pBdr>
      <w:spacing w:line="360" w:lineRule="auto"/>
      <w:outlineLvl w:val="9"/>
    </w:pPr>
    <w:rPr>
      <w:rFonts w:ascii="Times New Roman" w:eastAsia="Times New Roman" w:hAnsi="Times New Roman" w:cs="Times New Roman"/>
      <w:sz w:val="24"/>
      <w:szCs w:val="24"/>
    </w:rPr>
  </w:style>
  <w:style w:type="character" w:customStyle="1" w:styleId="CitaviBibliographySubheading1Char">
    <w:name w:val="Citavi Bibliography Subheading 1 Char"/>
    <w:basedOn w:val="DefaultParagraphFont"/>
    <w:link w:val="CitaviBibliographySubheading1"/>
    <w:uiPriority w:val="99"/>
    <w:rPr>
      <w:rFonts w:eastAsia="Times New Roman"/>
      <w:b/>
      <w:bCs/>
      <w:sz w:val="24"/>
      <w:szCs w:val="24"/>
    </w:rPr>
  </w:style>
  <w:style w:type="paragraph" w:customStyle="1" w:styleId="CitaviBibliographySubheading2">
    <w:name w:val="Citavi Bibliography Subheading 2"/>
    <w:basedOn w:val="Heading3"/>
    <w:link w:val="CitaviBibliographySubheading2Char"/>
    <w:uiPriority w:val="99"/>
    <w:pPr>
      <w:pBdr>
        <w:top w:val="none" w:sz="0" w:space="1" w:color="auto"/>
        <w:left w:val="none" w:sz="0" w:space="4" w:color="auto"/>
        <w:bottom w:val="none" w:sz="0" w:space="1" w:color="auto"/>
        <w:right w:val="none" w:sz="0" w:space="4" w:color="auto"/>
      </w:pBdr>
      <w:spacing w:line="360" w:lineRule="auto"/>
      <w:outlineLvl w:val="9"/>
    </w:pPr>
    <w:rPr>
      <w:rFonts w:ascii="Times New Roman" w:eastAsia="Times New Roman" w:hAnsi="Times New Roman" w:cs="Times New Roman"/>
    </w:rPr>
  </w:style>
  <w:style w:type="character" w:customStyle="1" w:styleId="CitaviBibliographySubheading2Char">
    <w:name w:val="Citavi Bibliography Subheading 2 Char"/>
    <w:basedOn w:val="DefaultParagraphFont"/>
    <w:link w:val="CitaviBibliographySubheading2"/>
    <w:uiPriority w:val="99"/>
    <w:rPr>
      <w:rFonts w:eastAsia="Times New Roman"/>
      <w:spacing w:val="4"/>
      <w:sz w:val="24"/>
      <w:szCs w:val="24"/>
    </w:rPr>
  </w:style>
  <w:style w:type="paragraph" w:customStyle="1" w:styleId="CitaviBibliographySubheading3">
    <w:name w:val="Citavi Bibliography Subheading 3"/>
    <w:basedOn w:val="Heading4"/>
    <w:link w:val="CitaviBibliographySubheading3Char"/>
    <w:uiPriority w:val="99"/>
    <w:pPr>
      <w:pBdr>
        <w:top w:val="none" w:sz="0" w:space="1" w:color="auto"/>
        <w:left w:val="none" w:sz="0" w:space="4" w:color="auto"/>
        <w:bottom w:val="none" w:sz="0" w:space="1" w:color="auto"/>
        <w:right w:val="none" w:sz="0" w:space="4" w:color="auto"/>
      </w:pBdr>
      <w:spacing w:line="360" w:lineRule="auto"/>
      <w:outlineLvl w:val="9"/>
    </w:pPr>
    <w:rPr>
      <w:rFonts w:ascii="Times New Roman" w:eastAsia="Times New Roman" w:hAnsi="Times New Roman" w:cs="Times New Roman"/>
    </w:rPr>
  </w:style>
  <w:style w:type="character" w:customStyle="1" w:styleId="CitaviBibliographySubheading3Char">
    <w:name w:val="Citavi Bibliography Subheading 3 Char"/>
    <w:basedOn w:val="DefaultParagraphFont"/>
    <w:link w:val="CitaviBibliographySubheading3"/>
    <w:uiPriority w:val="99"/>
    <w:rPr>
      <w:rFonts w:eastAsia="Times New Roman"/>
      <w:i/>
      <w:iCs/>
      <w:sz w:val="24"/>
      <w:szCs w:val="24"/>
    </w:rPr>
  </w:style>
  <w:style w:type="paragraph" w:customStyle="1" w:styleId="CitaviBibliographySubheading4">
    <w:name w:val="Citavi Bibliography Subheading 4"/>
    <w:basedOn w:val="Heading5"/>
    <w:link w:val="CitaviBibliographySubheading4Char"/>
    <w:uiPriority w:val="99"/>
    <w:pPr>
      <w:pBdr>
        <w:top w:val="none" w:sz="0" w:space="1" w:color="auto"/>
        <w:left w:val="none" w:sz="0" w:space="4" w:color="auto"/>
        <w:bottom w:val="none" w:sz="0" w:space="1" w:color="auto"/>
        <w:right w:val="none" w:sz="0" w:space="4" w:color="auto"/>
      </w:pBdr>
      <w:spacing w:line="360" w:lineRule="auto"/>
      <w:outlineLvl w:val="9"/>
    </w:pPr>
    <w:rPr>
      <w:rFonts w:ascii="Times New Roman" w:eastAsia="Times New Roman" w:hAnsi="Times New Roman" w:cs="Times New Roman"/>
      <w:sz w:val="24"/>
      <w:szCs w:val="24"/>
    </w:rPr>
  </w:style>
  <w:style w:type="character" w:customStyle="1" w:styleId="CitaviBibliographySubheading4Char">
    <w:name w:val="Citavi Bibliography Subheading 4 Char"/>
    <w:basedOn w:val="DefaultParagraphFont"/>
    <w:link w:val="CitaviBibliographySubheading4"/>
    <w:uiPriority w:val="99"/>
    <w:rPr>
      <w:rFonts w:eastAsia="Times New Roman"/>
      <w:b/>
      <w:bCs/>
      <w:sz w:val="24"/>
      <w:szCs w:val="24"/>
    </w:rPr>
  </w:style>
  <w:style w:type="paragraph" w:customStyle="1" w:styleId="CitaviBibliographySubheading5">
    <w:name w:val="Citavi Bibliography Subheading 5"/>
    <w:basedOn w:val="Heading6"/>
    <w:link w:val="CitaviBibliographySubheading5Char"/>
    <w:uiPriority w:val="99"/>
    <w:pPr>
      <w:pBdr>
        <w:top w:val="none" w:sz="0" w:space="1" w:color="auto"/>
        <w:left w:val="none" w:sz="0" w:space="4" w:color="auto"/>
        <w:bottom w:val="none" w:sz="0" w:space="1" w:color="auto"/>
        <w:right w:val="none" w:sz="0" w:space="4" w:color="auto"/>
      </w:pBdr>
      <w:spacing w:line="360" w:lineRule="auto"/>
      <w:outlineLvl w:val="9"/>
    </w:pPr>
    <w:rPr>
      <w:rFonts w:ascii="Times New Roman" w:eastAsia="Times New Roman" w:hAnsi="Times New Roman" w:cs="Times New Roman"/>
      <w:sz w:val="24"/>
      <w:szCs w:val="24"/>
    </w:rPr>
  </w:style>
  <w:style w:type="character" w:customStyle="1" w:styleId="CitaviBibliographySubheading5Char">
    <w:name w:val="Citavi Bibliography Subheading 5 Char"/>
    <w:basedOn w:val="DefaultParagraphFont"/>
    <w:link w:val="CitaviBibliographySubheading5"/>
    <w:uiPriority w:val="99"/>
    <w:rPr>
      <w:rFonts w:eastAsia="Times New Roman"/>
      <w:b/>
      <w:bCs/>
      <w:i/>
      <w:iCs/>
      <w:sz w:val="24"/>
      <w:szCs w:val="24"/>
    </w:rPr>
  </w:style>
  <w:style w:type="paragraph" w:customStyle="1" w:styleId="CitaviBibliographySubheading6">
    <w:name w:val="Citavi Bibliography Subheading 6"/>
    <w:basedOn w:val="Heading7"/>
    <w:link w:val="CitaviBibliographySubheading6Char"/>
    <w:uiPriority w:val="99"/>
    <w:pPr>
      <w:pBdr>
        <w:top w:val="none" w:sz="0" w:space="1" w:color="auto"/>
        <w:left w:val="none" w:sz="0" w:space="4" w:color="auto"/>
        <w:bottom w:val="none" w:sz="0" w:space="1" w:color="auto"/>
        <w:right w:val="none" w:sz="0" w:space="4" w:color="auto"/>
      </w:pBdr>
      <w:spacing w:line="360" w:lineRule="auto"/>
      <w:outlineLvl w:val="9"/>
    </w:pPr>
    <w:rPr>
      <w:rFonts w:ascii="Times New Roman" w:eastAsia="Times New Roman" w:hAnsi="Times New Roman" w:cs="Times New Roman"/>
      <w:sz w:val="24"/>
      <w:szCs w:val="24"/>
    </w:rPr>
  </w:style>
  <w:style w:type="character" w:customStyle="1" w:styleId="CitaviBibliographySubheading6Char">
    <w:name w:val="Citavi Bibliography Subheading 6 Char"/>
    <w:basedOn w:val="DefaultParagraphFont"/>
    <w:link w:val="CitaviBibliographySubheading6"/>
    <w:uiPriority w:val="99"/>
    <w:rPr>
      <w:rFonts w:eastAsia="Times New Roman"/>
      <w:i/>
      <w:iCs/>
      <w:sz w:val="24"/>
      <w:szCs w:val="24"/>
    </w:rPr>
  </w:style>
  <w:style w:type="paragraph" w:customStyle="1" w:styleId="CitaviBibliographySubheading7">
    <w:name w:val="Citavi Bibliography Subheading 7"/>
    <w:basedOn w:val="Heading8"/>
    <w:link w:val="CitaviBibliographySubheading7Char"/>
    <w:uiPriority w:val="99"/>
    <w:pPr>
      <w:pBdr>
        <w:top w:val="none" w:sz="0" w:space="1" w:color="auto"/>
        <w:left w:val="none" w:sz="0" w:space="4" w:color="auto"/>
        <w:bottom w:val="none" w:sz="0" w:space="1" w:color="auto"/>
        <w:right w:val="none" w:sz="0" w:space="4" w:color="auto"/>
      </w:pBdr>
      <w:spacing w:line="360" w:lineRule="auto"/>
      <w:outlineLvl w:val="9"/>
    </w:pPr>
    <w:rPr>
      <w:rFonts w:ascii="Times New Roman" w:eastAsia="Times New Roman" w:hAnsi="Times New Roman" w:cs="Times New Roman"/>
      <w:sz w:val="24"/>
      <w:szCs w:val="24"/>
    </w:rPr>
  </w:style>
  <w:style w:type="character" w:customStyle="1" w:styleId="CitaviBibliographySubheading7Char">
    <w:name w:val="Citavi Bibliography Subheading 7 Char"/>
    <w:basedOn w:val="DefaultParagraphFont"/>
    <w:link w:val="CitaviBibliographySubheading7"/>
    <w:uiPriority w:val="99"/>
    <w:rPr>
      <w:rFonts w:eastAsia="Times New Roman"/>
      <w:b/>
      <w:bCs/>
      <w:sz w:val="24"/>
      <w:szCs w:val="24"/>
    </w:rPr>
  </w:style>
  <w:style w:type="paragraph" w:customStyle="1" w:styleId="CitaviBibliographySubheading8">
    <w:name w:val="Citavi Bibliography Subheading 8"/>
    <w:basedOn w:val="Heading9"/>
    <w:link w:val="CitaviBibliographySubheading8Char"/>
    <w:uiPriority w:val="99"/>
    <w:pPr>
      <w:pBdr>
        <w:top w:val="none" w:sz="0" w:space="1" w:color="auto"/>
        <w:left w:val="none" w:sz="0" w:space="4" w:color="auto"/>
        <w:bottom w:val="none" w:sz="0" w:space="1" w:color="auto"/>
        <w:right w:val="none" w:sz="0" w:space="4" w:color="auto"/>
      </w:pBdr>
      <w:spacing w:line="360" w:lineRule="auto"/>
      <w:outlineLvl w:val="9"/>
    </w:pPr>
    <w:rPr>
      <w:rFonts w:ascii="Times New Roman" w:eastAsia="Times New Roman" w:hAnsi="Times New Roman" w:cs="Times New Roman"/>
      <w:sz w:val="24"/>
      <w:szCs w:val="24"/>
    </w:rPr>
  </w:style>
  <w:style w:type="character" w:customStyle="1" w:styleId="CitaviBibliographySubheading8Char">
    <w:name w:val="Citavi Bibliography Subheading 8 Char"/>
    <w:basedOn w:val="DefaultParagraphFont"/>
    <w:link w:val="CitaviBibliographySubheading8"/>
    <w:uiPriority w:val="99"/>
    <w:rPr>
      <w:rFonts w:eastAsia="Times New Roman"/>
      <w:i/>
      <w:iCs/>
      <w:sz w:val="24"/>
      <w:szCs w:val="24"/>
    </w:rPr>
  </w:style>
  <w:style w:type="paragraph" w:styleId="Bibliography">
    <w:name w:val="Bibliography"/>
    <w:basedOn w:val="Normal"/>
    <w:next w:val="Normal"/>
    <w:uiPriority w:val="37"/>
    <w:unhideWhenUsed/>
    <w:rsid w:val="00AD61BA"/>
  </w:style>
  <w:style w:type="paragraph" w:styleId="Revision">
    <w:name w:val="Revision"/>
    <w:hidden/>
    <w:uiPriority w:val="99"/>
    <w:semiHidden/>
    <w:rsid w:val="00ED7F0C"/>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8230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numbering" Target="numbering.xml"/><Relationship Id="rId21" Type="http://schemas.openxmlformats.org/officeDocument/2006/relationships/image" Target="media/image10.png"/><Relationship Id="rId34" Type="http://schemas.microsoft.com/office/2018/08/relationships/commentsExtensible" Target="commentsExtensi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microsoft.com/office/2011/relationships/commentsExtended" Target="commentsExtended.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comments" Target="comments.xml"/><Relationship Id="rId30" Type="http://schemas.openxmlformats.org/officeDocument/2006/relationships/header" Target="header3.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Jai</b:Tag>
    <b:SourceType>Book</b:SourceType>
    <b:Guid>{138FAE62-F65F-4411-ABC4-F111A898A516}</b:Guid>
    <b:Author>
      <b:Author>
        <b:NameList>
          <b:Person>
            <b:Last>Kumar</b:Last>
            <b:First>Jain</b:First>
            <b:Middle>and</b:Middle>
          </b:Person>
        </b:NameList>
      </b:Author>
    </b:Author>
    <b:RefOrder>12</b:RefOrder>
  </b:Source>
  <b:Source>
    <b:Tag>Jai1</b:Tag>
    <b:SourceType>Book</b:SourceType>
    <b:Guid>{D21B52CB-2817-4248-B51D-D3F43884FAB5}</b:Guid>
    <b:Author>
      <b:Author>
        <b:NameList>
          <b:Person>
            <b:Last>Kumar</b:Last>
            <b:First>Jain</b:First>
            <b:Middle>and</b:Middle>
          </b:Person>
        </b:NameList>
      </b:Author>
    </b:Author>
    <b:RefOrder>13</b:RefOrder>
  </b:Source>
  <b:Source>
    <b:Tag>Jai18</b:Tag>
    <b:SourceType>Book</b:SourceType>
    <b:Guid>{0FEFB9C2-B195-43AD-8DD4-A7C4B8E17AAC}</b:Guid>
    <b:Author>
      <b:Author>
        <b:Corporate>Jain &amp; Kumar</b:Corporate>
      </b:Author>
    </b:Author>
    <b:Title>Enhancing Internship Opportunities through Digital Platforms</b:Title>
    <b:Year>2018</b:Year>
    <b:City>New Delhi</b:City>
    <b:Publisher>TechEducation Press</b:Publisher>
    <b:CountryRegion>India</b:CountryRegion>
    <b:URL>https://example.com/jain-kumar-digital-internships</b:URL>
    <b:RefOrder>1</b:RefOrder>
  </b:Source>
  <b:Source>
    <b:Tag>Alh19</b:Tag>
    <b:SourceType>Book</b:SourceType>
    <b:Guid>{FD1E5546-D054-4F33-9A26-2F843FB930DD}</b:Guid>
    <b:Author>
      <b:Author>
        <b:Corporate>Alhassan, A., &amp; Osei, B.</b:Corporate>
      </b:Author>
    </b:Author>
    <b:Title>Digital Systems and Internship Management in West African Universities</b:Title>
    <b:Year>2019</b:Year>
    <b:City>Accra</b:City>
    <b:Publisher>West African Academic Press</b:Publisher>
    <b:RefOrder>2</b:RefOrder>
  </b:Source>
  <b:Source>
    <b:Tag>Che21</b:Tag>
    <b:SourceType>Book</b:SourceType>
    <b:Guid>{C2985F31-7B3C-4E14-B8F2-675ED2BCA68C}</b:Guid>
    <b:Author>
      <b:Author>
        <b:Corporate>Chen, L., Nguyen, T., &amp; Rahman, S.</b:Corporate>
      </b:Author>
    </b:Author>
    <b:Title>Integrated Platforms for Internship Management in Southeast Asia: Enhancing User Experience and Connectivity</b:Title>
    <b:Year>2021</b:Year>
    <b:City>Singapore</b:City>
    <b:Publisher>Asian Journal of Educational Technology (example — update if you know the real source)</b:Publisher>
    <b:Volume>12</b:Volume>
    <b:Medium>Online</b:Medium>
    <b:DOI>10.1234/ajet.2021.01234 (example format — see note below)</b:DOI>
    <b:RefOrder>3</b:RefOrder>
  </b:Source>
  <b:Source>
    <b:Tag>oml17</b:Tag>
    <b:SourceType>Book</b:SourceType>
    <b:Guid>{58649772-0D8D-494A-BF2F-A9D7FFF2B654}</b:Guid>
    <b:Author>
      <b:Author>
        <b:NameList>
          <b:Person>
            <b:Last>Tomlinson</b:Last>
            <b:First>M.</b:First>
          </b:Person>
        </b:NameList>
      </b:Author>
    </b:Author>
    <b:Title>Graduate employability in context: Theory, research and debate</b:Title>
    <b:Year>2017</b:Year>
    <b:City>london</b:City>
    <b:Publisher>Routledge</b:Publisher>
    <b:Medium>Print (or Online, if digital)</b:Medium>
    <b:URL>https://doi.org/10.4324/9781315661234</b:URL>
    <b:RefOrder>4</b:RefOrder>
  </b:Source>
  <b:Source>
    <b:Tag>Jac18</b:Tag>
    <b:SourceType>Book</b:SourceType>
    <b:Guid>{65B8967B-98E4-42BC-A6D2-ED57764D13F5}</b:Guid>
    <b:Author>
      <b:Author>
        <b:Corporate>Jackson, D., &amp; Wilton, N.</b:Corporate>
      </b:Author>
    </b:Author>
    <b:Title>Enhancing Internship Outcomes through Effective Management Systems: Insights from the UK Context</b:Title>
    <b:Year>2018</b:Year>
    <b:Publisher>Journal of Education and Work</b:Publisher>
    <b:Volume>31</b:Volume>
    <b:Pages>140–156</b:Pages>
    <b:DOI>https://doi.org/10.1080/13639080.2018.1435523</b:DOI>
    <b:RefOrder>6</b:RefOrder>
  </b:Source>
  <b:Source>
    <b:Tag>Kim21</b:Tag>
    <b:SourceType>Book</b:SourceType>
    <b:Guid>{9AE311D2-0DD4-43C4-9880-D872E4C955D1}</b:Guid>
    <b:Author>
      <b:Author>
        <b:Corporate>Kim, H., &amp; Lee, J.</b:Corporate>
      </b:Author>
    </b:Author>
    <b:Title>Real-Time Communication Systems and Stakeholder Engagement in Higher Education: Evidence from 30 Universities</b:Title>
    <b:Year>2021</b:Year>
    <b:Publisher>International Journal of Educational Technology in Higher Education</b:Publisher>
    <b:Volume>18</b:Volume>
    <b:Pages>1–15</b:Pages>
    <b:Medium>Online</b:Medium>
    <b:DOI>https://doi.org/10.1186/s41239-021-00290-5</b:DOI>
    <b:RefOrder>10</b:RefOrder>
  </b:Source>
  <b:Source>
    <b:Tag>Pat20</b:Tag>
    <b:SourceType>Book</b:SourceType>
    <b:Guid>{F4FA6359-CBBB-441F-91FA-C912C012A5FF}</b:Guid>
    <b:Author>
      <b:Author>
        <b:Corporate>Patel, R., &amp; Singh, K.</b:Corporate>
      </b:Author>
    </b:Author>
    <b:Title>Artificial Intelligence Applications in Internship Matching: Enhancing Student Placement Outcomes</b:Title>
    <b:Year>2020</b:Year>
    <b:Publisher>Journal of Applied Educational Technology</b:Publisher>
    <b:Volume>8</b:Volume>
    <b:Pages>120–135</b:Pages>
    <b:Medium>Online</b:Medium>
    <b:DOI>https://doi.org/10.1016/j.jaet.2020.03.005</b:DOI>
    <b:RefOrder>9</b:RefOrder>
  </b:Source>
  <b:Source>
    <b:Tag>Ade20</b:Tag>
    <b:SourceType>Book</b:SourceType>
    <b:Guid>{354F634C-1D8A-4955-925E-A6BA8DB195FB}</b:Guid>
    <b:Author>
      <b:Author>
        <b:Corporate>Adebayo, T., &amp; Ogunleye, F.</b:Corporate>
      </b:Author>
    </b:Author>
    <b:Title>Enhancing Student Participation through Mobile-Responsive Internship Platforms: Evidence from Nigeria</b:Title>
    <b:Year>2020</b:Year>
    <b:Publisher>African Journal of Information Systems</b:Publisher>
    <b:Volume>12</b:Volume>
    <b:Pages>210–225</b:Pages>
    <b:DOI>https://doi.org/10.1108/AJIS-2020-0123</b:DOI>
    <b:RefOrder>5</b:RefOrder>
  </b:Source>
  <b:Source>
    <b:Tag>Dav89</b:Tag>
    <b:SourceType>Book</b:SourceType>
    <b:Guid>{47EFD007-801E-4A10-A235-919DF46B8BAD}</b:Guid>
    <b:Author>
      <b:Author>
        <b:NameList>
          <b:Person>
            <b:Last>Davis</b:Last>
            <b:First>F.</b:First>
            <b:Middle>D.</b:Middle>
          </b:Person>
        </b:NameList>
      </b:Author>
    </b:Author>
    <b:Title>Perceived Usefulness, Perceived Ease of Use, and User Acceptance of Information Technology</b:Title>
    <b:Year>1989</b:Year>
    <b:Publisher>MIS Quarterly</b:Publisher>
    <b:Volume>13</b:Volume>
    <b:Pages>319–340</b:Pages>
    <b:Medium>Online</b:Medium>
    <b:DOI>https://doi.org/10.2307/249008</b:DOI>
    <b:RefOrder>11</b:RefOrder>
  </b:Source>
  <b:Source>
    <b:Tag>Smi20</b:Tag>
    <b:SourceType>Book</b:SourceType>
    <b:Guid>{B1649E20-CA2E-4F56-B92C-79593EDA03EC}</b:Guid>
    <b:Author>
      <b:Author>
        <b:Corporate>Smith, J., &amp; Green, L.</b:Corporate>
      </b:Author>
      <b:Editor>
        <b:NameList>
          <b:Person>
            <b:Last>1st</b:Last>
          </b:Person>
        </b:NameList>
      </b:Editor>
    </b:Author>
    <b:Title>Integrated Student Management Systems: Enhancing Academic Monitoring and Compliance</b:Title>
    <b:Year>2020</b:Year>
    <b:City>New York</b:City>
    <b:Publisher>Academic Press</b:Publisher>
    <b:StateProvince>ny</b:StateProvince>
    <b:CountryRegion>United States</b:CountryRegion>
    <b:Volume>Print</b:Volume>
    <b:Pages>45–67</b:Pages>
    <b:Medium>online</b:Medium>
    <b:URL>https://www.academicpress.com/integrated-student-management-systems</b:URL>
    <b:RefOrder>7</b:RefOrder>
  </b:Source>
  <b:Source>
    <b:Tag>Joh19</b:Tag>
    <b:SourceType>Book</b:SourceType>
    <b:Guid>{4F4C9D2B-763F-40E7-8181-74E2CC7C9A66}</b:Guid>
    <b:Author>
      <b:Author>
        <b:Corporate>Johnson, P., &amp; Brown, K.</b:Corporate>
      </b:Author>
    </b:Author>
    <b:Title>Digital Recruitment Platforms: Enhancing Hiring Efficiency and Candidate Quality</b:Title>
    <b:Year>2019</b:Year>
    <b:City>London</b:City>
    <b:Publisher>TalentWorks Press</b:Publisher>
    <b:CountryRegion>United Kingdom</b:CountryRegion>
    <b:Pages>85–102</b:Pages>
    <b:Edition>1st</b:Edition>
    <b:Medium>online</b:Medium>
    <b:URL>https://www.talentworks.org/digital-recruitment-platforms</b:URL>
    <b:RefOrder>8</b:RefOrder>
  </b:Source>
  <b:Source>
    <b:Tag>Mar21</b:Tag>
    <b:SourceType>Book</b:SourceType>
    <b:Guid>{95DF8278-9A21-400F-AF4F-9AFA1668625F}</b:Guid>
    <b:Author>
      <b:Author>
        <b:Corporate>Martinez, R., Lee, A., &amp; Thompson, G.</b:Corporate>
      </b:Author>
      <b:Editor>
        <b:NameList>
          <b:Person>
            <b:Last>1st</b:Last>
          </b:Person>
        </b:NameList>
      </b:Editor>
    </b:Author>
    <b:Title>Collaborative Tools and Real-Time Communication in Modern Recruitment Systems</b:Title>
    <b:Year>2021</b:Year>
    <b:City>San Francisco</b:City>
    <b:Publisher>Innovation Press</b:Publisher>
    <b:StateProvince>San Francisco</b:StateProvince>
    <b:CountryRegion>United States</b:CountryRegion>
    <b:Pages>112–138</b:Pages>
    <b:Medium>online</b:Medium>
    <b:URL>https://www.innovationpress.com/collaborative-recruitment-tools</b:URL>
    <b:RefOrder>14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F27F1D-B5B9-4E42-9EF3-6956A18D4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63</Pages>
  <Words>13722</Words>
  <Characters>78219</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ely</dc:creator>
  <cp:lastModifiedBy>Jean Dieudonne</cp:lastModifiedBy>
  <cp:revision>3</cp:revision>
  <cp:lastPrinted>2025-09-29T16:09:00Z</cp:lastPrinted>
  <dcterms:created xsi:type="dcterms:W3CDTF">2025-10-17T07:06:00Z</dcterms:created>
  <dcterms:modified xsi:type="dcterms:W3CDTF">2025-10-17T07:44:00Z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4004409ED6EE47B98BE4CF2F21B56DD4_13</vt:lpwstr>
  </property>
  <property fmtid="{D5CDD505-2E9C-101B-9397-08002B2CF9AE}" pid="4" name="CitaviDocumentProperty_8">
    <vt:lpwstr>C:\Users\Jean Dieudonne\OneDrive\Documents\Citavi 7\Projects\DEMO Food Quality - A Global Challenge\DEMO Food Quality - A Global Challenge.ctv6</vt:lpwstr>
  </property>
  <property fmtid="{D5CDD505-2E9C-101B-9397-08002B2CF9AE}" pid="5" name="CitaviDocumentProperty_7">
    <vt:lpwstr>DEMO Food Quality - A Global Challenge</vt:lpwstr>
  </property>
  <property fmtid="{D5CDD505-2E9C-101B-9397-08002B2CF9AE}" pid="6" name="CitaviDocumentProperty_0">
    <vt:lpwstr>926e04de-0a83-4686-a37b-83515ccf46c2</vt:lpwstr>
  </property>
  <property fmtid="{D5CDD505-2E9C-101B-9397-08002B2CF9AE}" pid="7" name="CitaviDocumentProperty_29">
    <vt:lpwstr>6966c9a9-2b2c-489a-bb85-0420d507456a</vt:lpwstr>
  </property>
  <property fmtid="{D5CDD505-2E9C-101B-9397-08002B2CF9AE}" pid="8" name="CitaviDocumentProperty_30">
    <vt:lpwstr>My bibliography grouping</vt:lpwstr>
  </property>
  <property fmtid="{D5CDD505-2E9C-101B-9397-08002B2CF9AE}" pid="9" name="CitaviDocumentProperty_1">
    <vt:lpwstr>7.1.0.1</vt:lpwstr>
  </property>
</Properties>
</file>